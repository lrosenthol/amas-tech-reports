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1865" w14:textId="77777777" w:rsidR="00DF44BF" w:rsidRDefault="00000000">
      <w:pPr>
        <w:pStyle w:val="Title"/>
      </w:pPr>
      <w:r>
        <w:t>Technical Report on AI and Multimedia Authenticity Standards</w:t>
      </w:r>
    </w:p>
    <w:p w14:paraId="5B2E9D60" w14:textId="77777777" w:rsidR="00DF44BF" w:rsidRDefault="00000000">
      <w:pPr>
        <w:pStyle w:val="Subtitle"/>
      </w:pPr>
      <w:r>
        <w:t>Mapping the standardisation landscape</w:t>
      </w:r>
    </w:p>
    <w:p w14:paraId="26585F0B" w14:textId="11A94949" w:rsidR="00DF44BF" w:rsidRDefault="00000000">
      <w:pPr>
        <w:pStyle w:val="Date"/>
      </w:pPr>
      <w:r>
        <w:t>202</w:t>
      </w:r>
      <w:r w:rsidR="0083337E">
        <w:t>6</w:t>
      </w:r>
      <w:r>
        <w:t>-</w:t>
      </w:r>
      <w:r w:rsidR="0083337E">
        <w:t>06-1</w:t>
      </w:r>
      <w:r w:rsidR="00342550">
        <w:t>5</w:t>
      </w:r>
    </w:p>
    <w:p w14:paraId="2742E371" w14:textId="77777777" w:rsidR="00DF44BF" w:rsidRDefault="00000000">
      <w:pPr>
        <w:pStyle w:val="Heading1"/>
      </w:pPr>
      <w:bookmarkStart w:id="0" w:name="Xff34edc44ae31c8f12a67c7de3af679c4172652"/>
      <w:r>
        <w:t>Executive Summary</w:t>
      </w:r>
    </w:p>
    <w:p w14:paraId="4C1C339A" w14:textId="2F166D62" w:rsidR="00DF44BF" w:rsidRDefault="00000000" w:rsidP="006B4641">
      <w:commentRangeStart w:id="1"/>
      <w:r>
        <w:t xml:space="preserve">This technical report provides a comprehensive overview of the current landscape of standards and specifications related to digital media authenticity and artificial intelligence. </w:t>
      </w:r>
      <w:commentRangeEnd w:id="1"/>
      <w:r w:rsidR="00066AAA">
        <w:rPr>
          <w:rStyle w:val="CommentReference"/>
          <w:sz w:val="24"/>
          <w:szCs w:val="24"/>
        </w:rPr>
        <w:commentReference w:id="1"/>
      </w:r>
      <w:r>
        <w:t xml:space="preserve">It categorizes these standards into five key clusters: content provenance, trust and authenticity, asset identifiers, rights declarations, and watermarking. </w:t>
      </w:r>
      <w:r w:rsidR="00D26947">
        <w:t>The report provides a short description of each standard along with links for further details.</w:t>
      </w:r>
    </w:p>
    <w:p w14:paraId="0BC9960D" w14:textId="18DF036C" w:rsidR="00D26947" w:rsidRDefault="00D26947" w:rsidP="006B4641">
      <w:bookmarkStart w:id="2" w:name="X1ea7cbd003469405f98a7976943980a7b23bcee"/>
      <w:bookmarkEnd w:id="0"/>
      <w:r w:rsidRPr="00D26947">
        <w:t>By mapping the contributions of various Standard Development Organizations (SDOs) and groups,</w:t>
      </w:r>
      <w:r>
        <w:t xml:space="preserve"> </w:t>
      </w:r>
      <w:r w:rsidRPr="00D26947">
        <w:t>we aim to identify gaps and opportunities for further standardization. This could serve as a valuable</w:t>
      </w:r>
      <w:r>
        <w:t xml:space="preserve"> </w:t>
      </w:r>
      <w:r w:rsidRPr="00D26947">
        <w:t>resource for stakeholders seeking to navigate the complex ecosystem of standards at the intersection</w:t>
      </w:r>
      <w:r>
        <w:t xml:space="preserve"> </w:t>
      </w:r>
      <w:r w:rsidRPr="00D26947">
        <w:t>of artificial intelligence and authenticity in digital media and to implement best practices to safeguard</w:t>
      </w:r>
      <w:r>
        <w:t xml:space="preserve"> </w:t>
      </w:r>
      <w:r w:rsidRPr="00D26947">
        <w:t>the authenticity of digital assets and the rights assigned to them. The findings underscore the critical</w:t>
      </w:r>
      <w:r>
        <w:t xml:space="preserve"> </w:t>
      </w:r>
      <w:r w:rsidRPr="00D26947">
        <w:t>role of robust specifications and standards in fostering trust and accountability in the evolving digital</w:t>
      </w:r>
      <w:r>
        <w:t xml:space="preserve"> </w:t>
      </w:r>
      <w:r w:rsidRPr="00D26947">
        <w:t>landscape.</w:t>
      </w:r>
    </w:p>
    <w:p w14:paraId="24C7DF1F" w14:textId="6FC886EF" w:rsidR="00D6394E" w:rsidRDefault="00D6394E"/>
    <w:p w14:paraId="20999473" w14:textId="2B15CEFF" w:rsidR="00D6394E" w:rsidRPr="00D6394E" w:rsidRDefault="00D6394E" w:rsidP="00D6394E">
      <w:pPr>
        <w:pStyle w:val="Heading1"/>
      </w:pPr>
      <w:r w:rsidRPr="00D6394E">
        <w:t>AI and Multimedia Authenticity Standards Collaboration (AMAS)</w:t>
      </w:r>
    </w:p>
    <w:p w14:paraId="500416DC" w14:textId="1DA2BB5E" w:rsidR="00D6394E" w:rsidRPr="00D6394E" w:rsidRDefault="00D6394E" w:rsidP="00D6394E">
      <w:r w:rsidRPr="00D6394E">
        <w:t>The AI and Multimedia Authenticity Standards Collaboration is a global initiative advancing standardization in the rapidly evolving field of AI-generated and altered media. By identifying gaps and driving the development of new standards, we support transparent, privacy-conscious, and rights</w:t>
      </w:r>
      <w:r w:rsidR="009C461B">
        <w:t>-</w:t>
      </w:r>
      <w:r w:rsidRPr="00D6394E">
        <w:t xml:space="preserve">respecting practices. Our work also aims </w:t>
      </w:r>
      <w:r w:rsidR="009C461B">
        <w:t>to</w:t>
      </w:r>
      <w:r w:rsidRPr="00D6394E">
        <w:t xml:space="preserve"> inform policy and regulatory frameworks to promote legal compliance and safeguard public trust.</w:t>
      </w:r>
    </w:p>
    <w:p w14:paraId="089EA525" w14:textId="1DF760D7" w:rsidR="00D6394E" w:rsidRPr="00D6394E" w:rsidRDefault="00D6394E" w:rsidP="00D6394E">
      <w:r w:rsidRPr="00D6394E">
        <w:t>Led by the World Standards Cooperation, the collaboration serves as a vital forum for dialogue among standards developers, civil society organizations, technology companies, and other key players. Participating organizations include the International Electrotechnical Commission (IEC), the International Organization for Standardization (ISO), the International Telecommunication Union (ITU), the Coalition for Content Provenance and Authenticity (C2PA), the China Academy of Information and Communications Technology (CAICT), DataTrails, Deep Media, and Witness.</w:t>
      </w:r>
    </w:p>
    <w:p w14:paraId="27452673" w14:textId="364ADC11" w:rsidR="00D6394E" w:rsidRPr="00D6394E" w:rsidRDefault="00D6394E" w:rsidP="00D6394E">
      <w:r w:rsidRPr="00D6394E">
        <w:lastRenderedPageBreak/>
        <w:t>Convened by ITU under the auspices of the World Standards Cooperation, the collaboration was launched at the AI for Good Global Summit in 2024.</w:t>
      </w:r>
    </w:p>
    <w:p w14:paraId="2311150E" w14:textId="6CD4B6ED" w:rsidR="00D6394E" w:rsidRPr="00C47F49" w:rsidRDefault="00D6394E" w:rsidP="00C47F49">
      <w:r w:rsidRPr="00D6394E">
        <w:t>Learn more here (https://aiforgood.itu.int/multimedia-authenticity/) or contact the Secretariat at amas-secretariat@itu.int</w:t>
      </w:r>
    </w:p>
    <w:p w14:paraId="73728AF0" w14:textId="7F12B1C6" w:rsidR="00D6394E" w:rsidRPr="00D6394E" w:rsidRDefault="00D6394E" w:rsidP="00D6394E">
      <w:pPr>
        <w:pStyle w:val="Heading1"/>
      </w:pPr>
      <w:r w:rsidRPr="00D6394E">
        <w:t>Disclaimer</w:t>
      </w:r>
    </w:p>
    <w:p w14:paraId="67916ED7" w14:textId="2B5A50A8" w:rsidR="00D6394E" w:rsidRPr="00D6394E" w:rsidRDefault="00D6394E" w:rsidP="00D6394E">
      <w:r w:rsidRPr="00D6394E">
        <w:t>This report is a collaborative work prepared by the secretariats of the International Electrotechnical Commission (IEC), the International Organization for Standardization (ISO), and the International Telecommunication Union (ITU) under the banner of the World Standards Cooperation (WSC).</w:t>
      </w:r>
    </w:p>
    <w:p w14:paraId="6ECEA5D0" w14:textId="42D4F6F3" w:rsidR="00D6394E" w:rsidRPr="00D6394E" w:rsidRDefault="00D6394E" w:rsidP="00D6394E">
      <w:r w:rsidRPr="00D6394E">
        <w:t>The views, observations, and conclusions expressed in this publication are solely those of the authors, including from the respective secretariats. They do not necessarily reflect, nor do they represent, the official positions, policies, or consensus views of the national member bodies, or any other affiliated members of IEC, ISO, or ITU.</w:t>
      </w:r>
    </w:p>
    <w:p w14:paraId="03FB439F" w14:textId="08BC1341" w:rsidR="00D6394E" w:rsidRDefault="00D6394E" w:rsidP="00D6394E">
      <w:r w:rsidRPr="00D6394E">
        <w:t>This document is intended to provide a technical overview and mapping of the standardization landscape concerning AI and multimedia authenticity for informational purposes. It has not been subject to the formal approval processes of these standards development organizations and should not be construed as an official standard or a formal endorsement by their respective membership.</w:t>
      </w:r>
    </w:p>
    <w:p w14:paraId="01BED4DA" w14:textId="77777777" w:rsidR="00D6394E" w:rsidRDefault="00D6394E">
      <w:pPr>
        <w:rPr>
          <w:rFonts w:asciiTheme="majorHAnsi" w:eastAsiaTheme="majorEastAsia" w:hAnsiTheme="majorHAnsi" w:cstheme="majorBidi"/>
          <w:color w:val="0F4761" w:themeColor="accent1" w:themeShade="BF"/>
          <w:sz w:val="40"/>
          <w:szCs w:val="40"/>
        </w:rPr>
      </w:pPr>
      <w:r>
        <w:br w:type="page"/>
      </w:r>
    </w:p>
    <w:p w14:paraId="6D2E34D1" w14:textId="595DE248" w:rsidR="00DF44BF" w:rsidRDefault="00000000" w:rsidP="00D26947">
      <w:pPr>
        <w:pStyle w:val="Heading1"/>
      </w:pPr>
      <w:r>
        <w:lastRenderedPageBreak/>
        <w:t>Introduction</w:t>
      </w:r>
    </w:p>
    <w:p w14:paraId="6D27D20E" w14:textId="77777777" w:rsidR="009A28D4" w:rsidRDefault="009A28D4" w:rsidP="009A28D4">
      <w:bookmarkStart w:id="3" w:name="X1beec11368e0cd39fa45f571b5bcacc8d93628a"/>
      <w:r>
        <w:t>This technical paper provides a comprehensive overview of various standards and specifications related to digital media, focusing on content provenance, trust and authenticity, asset identifiers, rights declarations, and watermarking. These standards are essential for ensuring the authenticity of both synthetic and non-synthetic digital content. As generative AI continues to evolve, the need for robust standards becomes increasingly critical to protect the interests of creators, consumers, and organizations.</w:t>
      </w:r>
    </w:p>
    <w:p w14:paraId="24ACB85A" w14:textId="101FFFF6" w:rsidR="009C461B" w:rsidRDefault="009C461B" w:rsidP="009A28D4">
      <w:r>
        <w:t>Th</w:t>
      </w:r>
      <w:r w:rsidR="0080094E">
        <w:t>is</w:t>
      </w:r>
      <w:r>
        <w:t xml:space="preserve"> technical report also contains a gap analysis categorized into </w:t>
      </w:r>
      <w:r w:rsidRPr="009C461B">
        <w:t>governance, access, technical performance, and societal impact</w:t>
      </w:r>
      <w:r>
        <w:t>.</w:t>
      </w:r>
    </w:p>
    <w:p w14:paraId="7AB0B49C" w14:textId="5A0248B9" w:rsidR="009A28D4" w:rsidRDefault="009A28D4" w:rsidP="009A28D4">
      <w:r>
        <w:t>The standards discussed in this report are developed by various Standard Development Organizations (SDOs) and groups, each contributing to different aspects of AI and authenticity. By adhering to these guidelines, organizations can better maintain the trustworthiness and provenance of their digital assets, ensuring that content remains authentic and traceable throughout its lifecycle.</w:t>
      </w:r>
    </w:p>
    <w:p w14:paraId="39DB275E" w14:textId="1A7E4F30" w:rsidR="00DF44BF" w:rsidRDefault="00000000">
      <w:pPr>
        <w:pStyle w:val="Heading2"/>
      </w:pPr>
      <w:r>
        <w:t>Methodology</w:t>
      </w:r>
    </w:p>
    <w:p w14:paraId="2782161E" w14:textId="01E4F203" w:rsidR="00DF44BF" w:rsidRDefault="00000000">
      <w:pPr>
        <w:pStyle w:val="FirstParagraph"/>
      </w:pPr>
      <w:r>
        <w:t>The approach taken in this report involves a thorough review of existing standards and specifications related to digital media. The focus is on identifying key areas where standards already exist, and from that, what is still needed to ensure the authenticity and integrity of digital content. From that review, we have broken this report into the categories: content provenance, trust and authenticity, asset identifiers, rights declarations, and watermarking.</w:t>
      </w:r>
      <w:r w:rsidR="009C461B">
        <w:t xml:space="preserve"> </w:t>
      </w:r>
    </w:p>
    <w:p w14:paraId="02952B63" w14:textId="346C4730" w:rsidR="009C461B" w:rsidRPr="009C461B" w:rsidRDefault="009C461B" w:rsidP="0080094E">
      <w:pPr>
        <w:pStyle w:val="BodyText"/>
      </w:pPr>
      <w:r>
        <w:t xml:space="preserve">In addition to the above, sessions were organized during AI for Good Summit 2025 and AI Standards Summit 2025 during which stakeholders were consulted. This resulted in a gap analysis of the landscape of the current ongoing standardization efforts and their challenges. </w:t>
      </w:r>
    </w:p>
    <w:p w14:paraId="449755FD" w14:textId="77777777" w:rsidR="00DF44BF" w:rsidRDefault="00000000">
      <w:pPr>
        <w:pStyle w:val="Heading1"/>
      </w:pPr>
      <w:bookmarkStart w:id="4" w:name="Xc8291f51348e252cf2e59c4c2a9dd1b94c71b1b"/>
      <w:bookmarkEnd w:id="2"/>
      <w:bookmarkEnd w:id="3"/>
      <w:r>
        <w:t>Categories of Standards</w:t>
      </w:r>
    </w:p>
    <w:p w14:paraId="7CCAA39F" w14:textId="5F15A086" w:rsidR="00DF44BF" w:rsidRDefault="00000000">
      <w:pPr>
        <w:pStyle w:val="FirstParagraph"/>
      </w:pPr>
      <w:r>
        <w:t xml:space="preserve">In this </w:t>
      </w:r>
      <w:r w:rsidR="009A28D4">
        <w:t>technical</w:t>
      </w:r>
      <w:r>
        <w:t xml:space="preserve"> paper, we have clustered those standards and specifications in the scope of this analysis into five categories: content provenance, trust and authenticity, asset identifiers, rights declaration and watermarking. Rights declaration, in turn, is defined in two inclinations: general purpose and opt-out mechanisms. The </w:t>
      </w:r>
      <w:r w:rsidR="0080094E">
        <w:t>general-purpose</w:t>
      </w:r>
      <w:r>
        <w:t xml:space="preserve"> rights declaration addresses a broad scope while the opt-out mechanisms refer to a specific aspect of rights declaration that is of relevance to the scope of this document.</w:t>
      </w:r>
    </w:p>
    <w:p w14:paraId="04F40D5E" w14:textId="77777777" w:rsidR="00DF44BF" w:rsidRDefault="00000000">
      <w:pPr>
        <w:pStyle w:val="Heading2"/>
      </w:pPr>
      <w:bookmarkStart w:id="5" w:name="X0a47efc6216b1e8087bb44b47ea67a763799e50"/>
      <w:r>
        <w:t>Content Provenance</w:t>
      </w:r>
    </w:p>
    <w:p w14:paraId="21B17357" w14:textId="4EA86DD8" w:rsidR="00DF44BF" w:rsidRDefault="00000000">
      <w:pPr>
        <w:pStyle w:val="FirstParagraph"/>
      </w:pPr>
      <w:r>
        <w:t>Content provenance refers to information on the origin</w:t>
      </w:r>
      <w:r w:rsidR="002D7802">
        <w:t xml:space="preserve">, </w:t>
      </w:r>
      <w:r>
        <w:t>history</w:t>
      </w:r>
      <w:r w:rsidR="002D7802">
        <w:t xml:space="preserve"> and lifecycle</w:t>
      </w:r>
      <w:r>
        <w:t xml:space="preserve"> of digital content. This is an important tool for the verification of the authenticity and integrity of </w:t>
      </w:r>
      <w:r>
        <w:lastRenderedPageBreak/>
        <w:t>digital assets. Provenance information helps in tracking the creation, modification, and distribution of content, providing a transparent record that can be used to establish trust and accountability. This is particularly important in use cases and applications where the authenticity of content is paramount, such as in journalism, scientific research, and digital art.</w:t>
      </w:r>
    </w:p>
    <w:p w14:paraId="2FA2A02E" w14:textId="77777777" w:rsidR="00DF44BF" w:rsidRDefault="00000000">
      <w:pPr>
        <w:pStyle w:val="Heading2"/>
      </w:pPr>
      <w:bookmarkStart w:id="6" w:name="X09b73cb48b1aae34fc40b3b01e969d1a72ef64b"/>
      <w:bookmarkEnd w:id="5"/>
      <w:r>
        <w:t>Trust and Authenticity</w:t>
      </w:r>
    </w:p>
    <w:p w14:paraId="0CE7DACF" w14:textId="77777777" w:rsidR="00DF44BF" w:rsidRDefault="00000000">
      <w:pPr>
        <w:pStyle w:val="FirstParagraph"/>
      </w:pPr>
      <w:r>
        <w:t>Trust and authenticity measures ensure that digital content is genuine and has not been tampered with. Such mechanisms are essential for maintaining the integrity of digital media, especially in environments where content manipulation is a significant concern. By implementing trust and authenticity measures, organizations can protect their digital assets from unauthorized alterations and ensure that consumers can rely on the content they receive.</w:t>
      </w:r>
    </w:p>
    <w:p w14:paraId="35C1DF5D" w14:textId="77777777" w:rsidR="00DF44BF" w:rsidRDefault="00000000">
      <w:pPr>
        <w:pStyle w:val="Heading2"/>
      </w:pPr>
      <w:bookmarkStart w:id="7" w:name="X6f7e9376a535b1709ab9b9222aa36ce1e62c083"/>
      <w:bookmarkEnd w:id="6"/>
      <w:r>
        <w:t>Asset Identifiers</w:t>
      </w:r>
    </w:p>
    <w:p w14:paraId="69A2B40C" w14:textId="11F62216" w:rsidR="00DF44BF" w:rsidRDefault="00000000">
      <w:pPr>
        <w:pStyle w:val="FirstParagraph"/>
      </w:pPr>
      <w:r>
        <w:t xml:space="preserve">Asset identifiers are unique codes assigned to digital content to ensure proper management and </w:t>
      </w:r>
      <w:r w:rsidR="00E0270A">
        <w:t>identification of asset</w:t>
      </w:r>
      <w:r>
        <w:t>. These identifiers help in maintaining a clear and organized record of digital assets, making it easier to organize, manage and distribute content. By using asset identifiers, organizations can ensure that their digital media is properly tracked and accounted for, reducing the risk of loss or unauthorized use.</w:t>
      </w:r>
    </w:p>
    <w:p w14:paraId="21E21238" w14:textId="77777777" w:rsidR="00DF44BF" w:rsidRDefault="00000000">
      <w:pPr>
        <w:pStyle w:val="Heading2"/>
      </w:pPr>
      <w:bookmarkStart w:id="8" w:name="Xa495d5434ebc416af41da017b3037b26c359c5e"/>
      <w:bookmarkEnd w:id="7"/>
      <w:r>
        <w:t>Rights Declarations</w:t>
      </w:r>
    </w:p>
    <w:p w14:paraId="78E1AA5C" w14:textId="77777777" w:rsidR="00DF44BF" w:rsidRDefault="00000000">
      <w:pPr>
        <w:pStyle w:val="Heading3"/>
      </w:pPr>
      <w:bookmarkStart w:id="9" w:name="X962c6cb9482dda833b92e31b0c6c653fe920c26"/>
      <w:r>
        <w:t>General Purpose</w:t>
      </w:r>
    </w:p>
    <w:p w14:paraId="04517839" w14:textId="77777777" w:rsidR="00DF44BF" w:rsidRDefault="00000000">
      <w:pPr>
        <w:pStyle w:val="FirstParagraph"/>
      </w:pPr>
      <w:r>
        <w:t>Rights declarations are formal statements that outline the rights and permissions associated with digital content. These declarations help in clarifying the ownership and usage rights of digital assets, providing a clear framework for how content can be used and shared. By establishing clear rights declarations, organizations can protect their intellectual property and ensure that their digital assets are used in accordance with their intended purpose.</w:t>
      </w:r>
    </w:p>
    <w:p w14:paraId="447DCC4B" w14:textId="77777777" w:rsidR="00DF44BF" w:rsidRDefault="00000000">
      <w:pPr>
        <w:pStyle w:val="Heading3"/>
      </w:pPr>
      <w:bookmarkStart w:id="10" w:name="X218c269ae72badc79523effb59ad19cf4baf0d8"/>
      <w:bookmarkEnd w:id="9"/>
      <w:r>
        <w:t>Opt-Out Mechanisms</w:t>
      </w:r>
    </w:p>
    <w:p w14:paraId="29132BD2" w14:textId="77777777" w:rsidR="00DF44BF" w:rsidRDefault="00000000">
      <w:pPr>
        <w:pStyle w:val="FirstParagraph"/>
      </w:pPr>
      <w:r>
        <w:t>Opt-out mechanisms are a specialized approach to rights declarations that allow users to exclude their content from certain processes, such as data mining or AI training. These mechanisms are essential for protecting the privacy and rights of content creators, ensuring that their digital assets are not used without their consent. By implementing opt-out mechanisms, organizations can provide users with greater control over their content and ensure that their rights are respected.</w:t>
      </w:r>
    </w:p>
    <w:p w14:paraId="5F84D135" w14:textId="77777777" w:rsidR="00DF44BF" w:rsidRDefault="00000000">
      <w:pPr>
        <w:pStyle w:val="Heading2"/>
      </w:pPr>
      <w:bookmarkStart w:id="11" w:name="X083975e8e15d6f70b86a0f9f0080058d74c83d6"/>
      <w:bookmarkEnd w:id="8"/>
      <w:bookmarkEnd w:id="10"/>
      <w:r>
        <w:lastRenderedPageBreak/>
        <w:t>Watermarking</w:t>
      </w:r>
    </w:p>
    <w:p w14:paraId="055AC7C2" w14:textId="6FB61B50" w:rsidR="00DF44BF" w:rsidRDefault="00000000">
      <w:pPr>
        <w:pStyle w:val="FirstParagraph"/>
      </w:pPr>
      <w:r>
        <w:t>Watermarking ensures that digital content is marked in a way that can be used to verify its authenticity</w:t>
      </w:r>
      <w:r w:rsidR="00295228">
        <w:t>, synthetic (or not) nature,</w:t>
      </w:r>
      <w:r>
        <w:t xml:space="preserve"> and ownership. Watermarking is increasingly used to facilitate the declaration of the rights of content creators and ensuring that their digital assets are not used without their consent. By implementing watermarking measures, organizations can provide users with greater control over their content and make sure that their rights are respected.</w:t>
      </w:r>
    </w:p>
    <w:p w14:paraId="06AE075E" w14:textId="77777777" w:rsidR="00DF44BF" w:rsidRDefault="00000000">
      <w:pPr>
        <w:pStyle w:val="Heading1"/>
      </w:pPr>
      <w:bookmarkStart w:id="12" w:name="X167715539a1674dba792bbfa806e887929e2058"/>
      <w:bookmarkEnd w:id="4"/>
      <w:bookmarkEnd w:id="11"/>
      <w:r>
        <w:t>Overview of Specifications</w:t>
      </w:r>
    </w:p>
    <w:p w14:paraId="20A8DA74" w14:textId="77777777" w:rsidR="003512C8" w:rsidRDefault="003512C8" w:rsidP="003512C8">
      <w:pPr>
        <w:pStyle w:val="Heading2"/>
      </w:pPr>
      <w:bookmarkStart w:id="13" w:name="content-credentials"/>
      <w:bookmarkStart w:id="14" w:name="Xaa001a63acd0ff0a1e9bcd198b7f354a92f792e"/>
      <w:bookmarkEnd w:id="12"/>
      <w:r>
        <w:t>Content Credentials (C2PA)</w:t>
      </w:r>
    </w:p>
    <w:p w14:paraId="08D15841" w14:textId="77777777" w:rsidR="003512C8" w:rsidRDefault="003512C8" w:rsidP="003512C8">
      <w:pPr>
        <w:numPr>
          <w:ilvl w:val="0"/>
          <w:numId w:val="2"/>
        </w:numPr>
      </w:pPr>
      <w:r>
        <w:rPr>
          <w:b/>
          <w:bCs/>
        </w:rPr>
        <w:t>SDO/Group:</w:t>
      </w:r>
      <w:r>
        <w:t xml:space="preserve"> C2PA</w:t>
      </w:r>
    </w:p>
    <w:p w14:paraId="62336D5C" w14:textId="77777777" w:rsidR="003512C8" w:rsidRDefault="003512C8" w:rsidP="003512C8">
      <w:pPr>
        <w:numPr>
          <w:ilvl w:val="0"/>
          <w:numId w:val="2"/>
        </w:numPr>
      </w:pPr>
      <w:r>
        <w:rPr>
          <w:b/>
          <w:bCs/>
        </w:rPr>
        <w:t>Link:</w:t>
      </w:r>
      <w:r>
        <w:t xml:space="preserve"> </w:t>
      </w:r>
      <w:hyperlink r:id="rId9">
        <w:r>
          <w:rPr>
            <w:rStyle w:val="Hyperlink"/>
          </w:rPr>
          <w:t>C2PA Specification</w:t>
        </w:r>
      </w:hyperlink>
    </w:p>
    <w:p w14:paraId="69F741A7" w14:textId="77777777" w:rsidR="003512C8" w:rsidRDefault="003512C8" w:rsidP="003512C8">
      <w:pPr>
        <w:numPr>
          <w:ilvl w:val="0"/>
          <w:numId w:val="2"/>
        </w:numPr>
      </w:pPr>
      <w:r>
        <w:rPr>
          <w:b/>
          <w:bCs/>
        </w:rPr>
        <w:t>Status:</w:t>
      </w:r>
      <w:r>
        <w:t xml:space="preserve"> Published</w:t>
      </w:r>
    </w:p>
    <w:p w14:paraId="4D9E9EB3" w14:textId="77777777" w:rsidR="003512C8" w:rsidRDefault="003512C8" w:rsidP="003512C8">
      <w:pPr>
        <w:numPr>
          <w:ilvl w:val="0"/>
          <w:numId w:val="2"/>
        </w:numPr>
      </w:pPr>
      <w:r>
        <w:rPr>
          <w:b/>
          <w:bCs/>
        </w:rPr>
        <w:t>Publication Date:</w:t>
      </w:r>
      <w:r>
        <w:t xml:space="preserve"> 2026</w:t>
      </w:r>
    </w:p>
    <w:p w14:paraId="593B1C9B" w14:textId="77777777" w:rsidR="003512C8" w:rsidRDefault="003512C8" w:rsidP="003512C8">
      <w:pPr>
        <w:numPr>
          <w:ilvl w:val="0"/>
          <w:numId w:val="2"/>
        </w:numPr>
      </w:pPr>
      <w:r>
        <w:rPr>
          <w:b/>
          <w:bCs/>
        </w:rPr>
        <w:t>Media:</w:t>
      </w:r>
      <w:r>
        <w:t xml:space="preserve"> Any</w:t>
      </w:r>
    </w:p>
    <w:p w14:paraId="4BC54F82" w14:textId="77777777" w:rsidR="003512C8" w:rsidRDefault="003512C8" w:rsidP="003512C8">
      <w:pPr>
        <w:numPr>
          <w:ilvl w:val="0"/>
          <w:numId w:val="2"/>
        </w:numPr>
      </w:pPr>
      <w:r>
        <w:rPr>
          <w:b/>
          <w:bCs/>
        </w:rPr>
        <w:t>Summary:</w:t>
      </w:r>
      <w:r>
        <w:t xml:space="preserve"> This standard focuses on providing a tamper-evident provenance record, called a Content Credential, that can be embedded into digital media, watermarked or stored online. A Content Credential can include information about the creator, creation date, and any modifications made to the content. This helps in maintaining a verifiable record of the content’s history.</w:t>
      </w:r>
    </w:p>
    <w:p w14:paraId="6B8808F6" w14:textId="77777777" w:rsidR="003512C8" w:rsidRDefault="003512C8" w:rsidP="003512C8">
      <w:pPr>
        <w:pStyle w:val="Heading2"/>
      </w:pPr>
      <w:bookmarkStart w:id="15" w:name="jpeg-trust-part-1-core-foundation"/>
      <w:bookmarkEnd w:id="13"/>
      <w:r>
        <w:t>JPEG Trust Part 1: Core foundation</w:t>
      </w:r>
    </w:p>
    <w:p w14:paraId="5CCCC44B" w14:textId="77777777" w:rsidR="003512C8" w:rsidRDefault="003512C8" w:rsidP="003512C8">
      <w:pPr>
        <w:numPr>
          <w:ilvl w:val="0"/>
          <w:numId w:val="2"/>
        </w:numPr>
      </w:pPr>
      <w:r>
        <w:rPr>
          <w:b/>
          <w:bCs/>
        </w:rPr>
        <w:t>SDO/Group:</w:t>
      </w:r>
      <w:r>
        <w:t xml:space="preserve"> ISO/IEC JTC 1/SC 29/WG 1</w:t>
      </w:r>
    </w:p>
    <w:p w14:paraId="369365E9" w14:textId="77777777" w:rsidR="003512C8" w:rsidRDefault="003512C8" w:rsidP="003512C8">
      <w:pPr>
        <w:numPr>
          <w:ilvl w:val="0"/>
          <w:numId w:val="2"/>
        </w:numPr>
      </w:pPr>
      <w:r>
        <w:rPr>
          <w:b/>
          <w:bCs/>
        </w:rPr>
        <w:t>Link:</w:t>
      </w:r>
      <w:r>
        <w:t xml:space="preserve"> </w:t>
      </w:r>
      <w:hyperlink r:id="rId10">
        <w:r>
          <w:rPr>
            <w:rStyle w:val="Hyperlink"/>
          </w:rPr>
          <w:t>ISO 21617-1:2025, second edition in progress</w:t>
        </w:r>
      </w:hyperlink>
    </w:p>
    <w:p w14:paraId="4FB96E5D" w14:textId="77777777" w:rsidR="003512C8" w:rsidRDefault="003512C8" w:rsidP="003512C8">
      <w:pPr>
        <w:numPr>
          <w:ilvl w:val="0"/>
          <w:numId w:val="2"/>
        </w:numPr>
      </w:pPr>
      <w:r>
        <w:rPr>
          <w:b/>
          <w:bCs/>
        </w:rPr>
        <w:t>Status:</w:t>
      </w:r>
      <w:r>
        <w:t xml:space="preserve"> Published</w:t>
      </w:r>
    </w:p>
    <w:p w14:paraId="17CBD402" w14:textId="77777777" w:rsidR="003512C8" w:rsidRDefault="003512C8" w:rsidP="003512C8">
      <w:pPr>
        <w:numPr>
          <w:ilvl w:val="0"/>
          <w:numId w:val="2"/>
        </w:numPr>
      </w:pPr>
      <w:r>
        <w:rPr>
          <w:b/>
          <w:bCs/>
        </w:rPr>
        <w:t>Publication Date:</w:t>
      </w:r>
      <w:r>
        <w:t xml:space="preserve"> 2025</w:t>
      </w:r>
    </w:p>
    <w:p w14:paraId="01910BA0" w14:textId="77777777" w:rsidR="003512C8" w:rsidRDefault="003512C8" w:rsidP="003512C8">
      <w:pPr>
        <w:numPr>
          <w:ilvl w:val="0"/>
          <w:numId w:val="2"/>
        </w:numPr>
      </w:pPr>
      <w:r>
        <w:rPr>
          <w:b/>
          <w:bCs/>
        </w:rPr>
        <w:t>Media:</w:t>
      </w:r>
      <w:r>
        <w:t xml:space="preserve"> Any (image focused)</w:t>
      </w:r>
    </w:p>
    <w:p w14:paraId="3477A3C3" w14:textId="16E86DA7" w:rsidR="003512C8" w:rsidRDefault="003512C8" w:rsidP="003512C8">
      <w:pPr>
        <w:numPr>
          <w:ilvl w:val="0"/>
          <w:numId w:val="2"/>
        </w:numPr>
      </w:pPr>
      <w:r>
        <w:rPr>
          <w:b/>
          <w:bCs/>
        </w:rPr>
        <w:t>Summary:</w:t>
      </w:r>
      <w:r>
        <w:t xml:space="preserve"> This standard focuses on trust and authenticity in JPEG images through provenance, detection and fact-checking. It provides a framework for embedding metadata directly into JPEG files in the form of trust indicators. This allows users to decide the degree of trust they can put on a digital asset as a function of their trust profiles. This is particularly useful in contexts where image manipulation is common, such as in social media applications.</w:t>
      </w:r>
    </w:p>
    <w:p w14:paraId="6CD230E0" w14:textId="77777777" w:rsidR="003512C8" w:rsidRDefault="003512C8" w:rsidP="003512C8">
      <w:pPr>
        <w:pStyle w:val="Heading2"/>
      </w:pPr>
      <w:bookmarkStart w:id="16" w:name="jpeg-trust-part-2-trust-profiles-catalog"/>
      <w:bookmarkEnd w:id="15"/>
      <w:r>
        <w:lastRenderedPageBreak/>
        <w:t>JPEG Trust Part 2: Trust profiles catalog</w:t>
      </w:r>
    </w:p>
    <w:p w14:paraId="56AA0031" w14:textId="77777777" w:rsidR="003512C8" w:rsidRDefault="003512C8" w:rsidP="003512C8">
      <w:pPr>
        <w:numPr>
          <w:ilvl w:val="0"/>
          <w:numId w:val="2"/>
        </w:numPr>
      </w:pPr>
      <w:r>
        <w:rPr>
          <w:b/>
          <w:bCs/>
        </w:rPr>
        <w:t>SDO/Group:</w:t>
      </w:r>
      <w:r>
        <w:t xml:space="preserve"> ISO/IEC JTC 1/SC 29/WG 1</w:t>
      </w:r>
    </w:p>
    <w:p w14:paraId="52D62ECB" w14:textId="77777777" w:rsidR="003512C8" w:rsidRDefault="003512C8" w:rsidP="003512C8">
      <w:pPr>
        <w:numPr>
          <w:ilvl w:val="0"/>
          <w:numId w:val="2"/>
        </w:numPr>
      </w:pPr>
      <w:r>
        <w:rPr>
          <w:b/>
          <w:bCs/>
        </w:rPr>
        <w:t>Link:</w:t>
      </w:r>
      <w:r>
        <w:t xml:space="preserve"> </w:t>
      </w:r>
      <w:hyperlink r:id="rId11">
        <w:r>
          <w:rPr>
            <w:rStyle w:val="Hyperlink"/>
          </w:rPr>
          <w:t>ISO 21617-2</w:t>
        </w:r>
      </w:hyperlink>
    </w:p>
    <w:p w14:paraId="7DCDF729" w14:textId="77777777" w:rsidR="003512C8" w:rsidRDefault="003512C8" w:rsidP="003512C8">
      <w:pPr>
        <w:numPr>
          <w:ilvl w:val="0"/>
          <w:numId w:val="2"/>
        </w:numPr>
      </w:pPr>
      <w:r>
        <w:rPr>
          <w:b/>
          <w:bCs/>
        </w:rPr>
        <w:t>Status:</w:t>
      </w:r>
      <w:r>
        <w:t xml:space="preserve"> In Progress</w:t>
      </w:r>
    </w:p>
    <w:p w14:paraId="618FE2CB" w14:textId="77777777" w:rsidR="003512C8" w:rsidRDefault="003512C8" w:rsidP="003512C8">
      <w:pPr>
        <w:numPr>
          <w:ilvl w:val="0"/>
          <w:numId w:val="2"/>
        </w:numPr>
      </w:pPr>
      <w:r>
        <w:rPr>
          <w:b/>
          <w:bCs/>
        </w:rPr>
        <w:t>Media:</w:t>
      </w:r>
      <w:r>
        <w:t xml:space="preserve"> Any (image focused)</w:t>
      </w:r>
    </w:p>
    <w:p w14:paraId="67FC6C2C" w14:textId="77777777" w:rsidR="003512C8" w:rsidRDefault="003512C8" w:rsidP="003512C8">
      <w:pPr>
        <w:numPr>
          <w:ilvl w:val="0"/>
          <w:numId w:val="2"/>
        </w:numPr>
      </w:pPr>
      <w:r>
        <w:rPr>
          <w:b/>
          <w:bCs/>
        </w:rPr>
        <w:t>Summary:</w:t>
      </w:r>
      <w:r>
        <w:t xml:space="preserve"> This standard introduces trust indicator sets, trust profiles and trust reports that can be used to in specific workflows, use cases and applications such as broadcasting, digital cameras, AI-powered content generation services, etc.</w:t>
      </w:r>
    </w:p>
    <w:p w14:paraId="59CEB970" w14:textId="77777777" w:rsidR="003512C8" w:rsidRDefault="003512C8" w:rsidP="003512C8">
      <w:pPr>
        <w:pStyle w:val="Heading2"/>
      </w:pPr>
      <w:bookmarkStart w:id="17" w:name="X08652c6321f03cbf84e4fe25a03e53740725bc4"/>
      <w:bookmarkEnd w:id="16"/>
      <w:r>
        <w:t>JPEG Trust Part 3: Media asset watermarking</w:t>
      </w:r>
    </w:p>
    <w:p w14:paraId="6AACD547" w14:textId="77777777" w:rsidR="003512C8" w:rsidRDefault="003512C8" w:rsidP="003512C8">
      <w:pPr>
        <w:numPr>
          <w:ilvl w:val="0"/>
          <w:numId w:val="2"/>
        </w:numPr>
      </w:pPr>
      <w:r>
        <w:rPr>
          <w:b/>
          <w:bCs/>
        </w:rPr>
        <w:t>SDO/Group:</w:t>
      </w:r>
      <w:r>
        <w:t xml:space="preserve"> ISO/IEC JTC 1/SC 29/WG 1</w:t>
      </w:r>
    </w:p>
    <w:p w14:paraId="037EEB99" w14:textId="77777777" w:rsidR="003512C8" w:rsidRDefault="003512C8" w:rsidP="003512C8">
      <w:pPr>
        <w:numPr>
          <w:ilvl w:val="0"/>
          <w:numId w:val="2"/>
        </w:numPr>
      </w:pPr>
      <w:r>
        <w:rPr>
          <w:b/>
          <w:bCs/>
        </w:rPr>
        <w:t>Link:</w:t>
      </w:r>
      <w:r>
        <w:t xml:space="preserve"> </w:t>
      </w:r>
      <w:hyperlink r:id="rId12">
        <w:r>
          <w:rPr>
            <w:rStyle w:val="Hyperlink"/>
          </w:rPr>
          <w:t>ISO 21617-3</w:t>
        </w:r>
      </w:hyperlink>
    </w:p>
    <w:p w14:paraId="37210827" w14:textId="77777777" w:rsidR="003512C8" w:rsidRDefault="003512C8" w:rsidP="003512C8">
      <w:pPr>
        <w:numPr>
          <w:ilvl w:val="0"/>
          <w:numId w:val="2"/>
        </w:numPr>
      </w:pPr>
      <w:r>
        <w:rPr>
          <w:b/>
          <w:bCs/>
        </w:rPr>
        <w:t>Status:</w:t>
      </w:r>
      <w:r>
        <w:t xml:space="preserve"> In Progress</w:t>
      </w:r>
    </w:p>
    <w:p w14:paraId="09428328" w14:textId="77777777" w:rsidR="003512C8" w:rsidRDefault="003512C8" w:rsidP="003512C8">
      <w:pPr>
        <w:numPr>
          <w:ilvl w:val="0"/>
          <w:numId w:val="2"/>
        </w:numPr>
      </w:pPr>
      <w:r>
        <w:rPr>
          <w:b/>
          <w:bCs/>
        </w:rPr>
        <w:t>Media:</w:t>
      </w:r>
      <w:r>
        <w:t xml:space="preserve"> Images</w:t>
      </w:r>
    </w:p>
    <w:p w14:paraId="57AE57D7" w14:textId="77777777" w:rsidR="003512C8" w:rsidRDefault="003512C8" w:rsidP="003512C8">
      <w:pPr>
        <w:numPr>
          <w:ilvl w:val="0"/>
          <w:numId w:val="2"/>
        </w:numPr>
      </w:pPr>
      <w:r>
        <w:rPr>
          <w:b/>
          <w:bCs/>
        </w:rPr>
        <w:t>Summary:</w:t>
      </w:r>
      <w:r>
        <w:t xml:space="preserve"> This standard provides an overview of mechanisms used for watermarking of media assets.</w:t>
      </w:r>
    </w:p>
    <w:p w14:paraId="566CC9CA" w14:textId="77777777" w:rsidR="003512C8" w:rsidRDefault="003512C8" w:rsidP="003512C8">
      <w:pPr>
        <w:pStyle w:val="Heading2"/>
      </w:pPr>
      <w:bookmarkStart w:id="18" w:name="cawg-metadata"/>
      <w:bookmarkEnd w:id="17"/>
      <w:r>
        <w:t>CAWG Metadata</w:t>
      </w:r>
    </w:p>
    <w:p w14:paraId="26863FCC" w14:textId="77777777" w:rsidR="003512C8" w:rsidRDefault="003512C8" w:rsidP="003512C8">
      <w:pPr>
        <w:numPr>
          <w:ilvl w:val="0"/>
          <w:numId w:val="2"/>
        </w:numPr>
      </w:pPr>
      <w:r>
        <w:rPr>
          <w:b/>
          <w:bCs/>
        </w:rPr>
        <w:t>SDO/Group:</w:t>
      </w:r>
      <w:r>
        <w:t xml:space="preserve"> Creation Assertions Working Group, as part of DIF</w:t>
      </w:r>
    </w:p>
    <w:p w14:paraId="074A40CA" w14:textId="77777777" w:rsidR="003512C8" w:rsidRDefault="003512C8" w:rsidP="003512C8">
      <w:pPr>
        <w:numPr>
          <w:ilvl w:val="0"/>
          <w:numId w:val="2"/>
        </w:numPr>
      </w:pPr>
      <w:r>
        <w:rPr>
          <w:b/>
          <w:bCs/>
        </w:rPr>
        <w:t>Link:</w:t>
      </w:r>
      <w:r>
        <w:t xml:space="preserve"> </w:t>
      </w:r>
      <w:hyperlink r:id="rId13">
        <w:r>
          <w:rPr>
            <w:rStyle w:val="Hyperlink"/>
          </w:rPr>
          <w:t>CAWG Metadata</w:t>
        </w:r>
      </w:hyperlink>
    </w:p>
    <w:p w14:paraId="46A44A64" w14:textId="77777777" w:rsidR="003512C8" w:rsidRDefault="003512C8" w:rsidP="003512C8">
      <w:pPr>
        <w:numPr>
          <w:ilvl w:val="0"/>
          <w:numId w:val="2"/>
        </w:numPr>
      </w:pPr>
      <w:r>
        <w:rPr>
          <w:b/>
          <w:bCs/>
        </w:rPr>
        <w:t>Status:</w:t>
      </w:r>
      <w:r>
        <w:t xml:space="preserve"> Published</w:t>
      </w:r>
    </w:p>
    <w:p w14:paraId="27C6C355" w14:textId="77777777" w:rsidR="003512C8" w:rsidRDefault="003512C8" w:rsidP="003512C8">
      <w:pPr>
        <w:numPr>
          <w:ilvl w:val="0"/>
          <w:numId w:val="2"/>
        </w:numPr>
      </w:pPr>
      <w:r>
        <w:rPr>
          <w:b/>
          <w:bCs/>
        </w:rPr>
        <w:t>Publication Date:</w:t>
      </w:r>
      <w:r>
        <w:t xml:space="preserve"> 2025</w:t>
      </w:r>
    </w:p>
    <w:p w14:paraId="0F406807" w14:textId="77777777" w:rsidR="003512C8" w:rsidRDefault="003512C8" w:rsidP="003512C8">
      <w:pPr>
        <w:numPr>
          <w:ilvl w:val="0"/>
          <w:numId w:val="2"/>
        </w:numPr>
      </w:pPr>
      <w:r>
        <w:rPr>
          <w:b/>
          <w:bCs/>
        </w:rPr>
        <w:t>Media:</w:t>
      </w:r>
      <w:r>
        <w:t xml:space="preserve"> Any</w:t>
      </w:r>
    </w:p>
    <w:p w14:paraId="34E38758" w14:textId="77777777" w:rsidR="003512C8" w:rsidRDefault="003512C8" w:rsidP="003512C8">
      <w:pPr>
        <w:numPr>
          <w:ilvl w:val="0"/>
          <w:numId w:val="2"/>
        </w:numPr>
      </w:pPr>
      <w:r>
        <w:rPr>
          <w:b/>
          <w:bCs/>
        </w:rPr>
        <w:t>Summary:</w:t>
      </w:r>
      <w:r>
        <w:t xml:space="preserve"> This specification provides a framework for expressing metadata that captures detailed information about the content, including ownership and authorship.</w:t>
      </w:r>
    </w:p>
    <w:p w14:paraId="17CC1AA8" w14:textId="77777777" w:rsidR="003512C8" w:rsidRDefault="003512C8" w:rsidP="003512C8">
      <w:pPr>
        <w:pStyle w:val="Heading2"/>
      </w:pPr>
      <w:bookmarkStart w:id="19" w:name="originator-profile"/>
      <w:bookmarkEnd w:id="18"/>
      <w:r>
        <w:t>Originator Profile</w:t>
      </w:r>
    </w:p>
    <w:p w14:paraId="0C2750CA" w14:textId="77777777" w:rsidR="003512C8" w:rsidRDefault="003512C8" w:rsidP="003512C8">
      <w:pPr>
        <w:numPr>
          <w:ilvl w:val="0"/>
          <w:numId w:val="2"/>
        </w:numPr>
      </w:pPr>
      <w:r>
        <w:rPr>
          <w:b/>
          <w:bCs/>
        </w:rPr>
        <w:t>SDO/Group:</w:t>
      </w:r>
      <w:r>
        <w:t xml:space="preserve"> Originator Profile</w:t>
      </w:r>
    </w:p>
    <w:p w14:paraId="5B52F9DF" w14:textId="77777777" w:rsidR="003512C8" w:rsidRDefault="003512C8" w:rsidP="003512C8">
      <w:pPr>
        <w:numPr>
          <w:ilvl w:val="0"/>
          <w:numId w:val="2"/>
        </w:numPr>
      </w:pPr>
      <w:r>
        <w:rPr>
          <w:b/>
          <w:bCs/>
        </w:rPr>
        <w:t>Link:</w:t>
      </w:r>
      <w:r>
        <w:t xml:space="preserve"> </w:t>
      </w:r>
      <w:hyperlink r:id="rId14">
        <w:r>
          <w:rPr>
            <w:rStyle w:val="Hyperlink"/>
          </w:rPr>
          <w:t>Originator Profile</w:t>
        </w:r>
      </w:hyperlink>
    </w:p>
    <w:p w14:paraId="1948CB76" w14:textId="77777777" w:rsidR="003512C8" w:rsidRDefault="003512C8" w:rsidP="003512C8">
      <w:pPr>
        <w:numPr>
          <w:ilvl w:val="0"/>
          <w:numId w:val="2"/>
        </w:numPr>
      </w:pPr>
      <w:r>
        <w:rPr>
          <w:b/>
          <w:bCs/>
        </w:rPr>
        <w:t>Status:</w:t>
      </w:r>
      <w:r>
        <w:t xml:space="preserve"> In progress</w:t>
      </w:r>
    </w:p>
    <w:p w14:paraId="18B2337A" w14:textId="77777777" w:rsidR="003512C8" w:rsidRDefault="003512C8" w:rsidP="003512C8">
      <w:pPr>
        <w:numPr>
          <w:ilvl w:val="0"/>
          <w:numId w:val="2"/>
        </w:numPr>
      </w:pPr>
      <w:r>
        <w:rPr>
          <w:b/>
          <w:bCs/>
        </w:rPr>
        <w:lastRenderedPageBreak/>
        <w:t>Media:</w:t>
      </w:r>
      <w:r>
        <w:t xml:space="preserve"> Web pages</w:t>
      </w:r>
    </w:p>
    <w:p w14:paraId="076D9F59" w14:textId="77777777" w:rsidR="003512C8" w:rsidRDefault="003512C8" w:rsidP="003512C8">
      <w:pPr>
        <w:numPr>
          <w:ilvl w:val="0"/>
          <w:numId w:val="2"/>
        </w:numPr>
      </w:pPr>
      <w:r>
        <w:rPr>
          <w:b/>
          <w:bCs/>
        </w:rPr>
        <w:t>Summary:</w:t>
      </w:r>
      <w:r>
        <w:t xml:space="preserve"> This specification provides a framework for documenting the origin of digital content. It includes guidelines for creating and maintaining profiles that capture detailed information about the content’s creator and its creation process. This helps in establishing a clear and verifiable record of the content’s provenance.</w:t>
      </w:r>
    </w:p>
    <w:p w14:paraId="1386CC83" w14:textId="77777777" w:rsidR="003512C8" w:rsidRDefault="003512C8" w:rsidP="003512C8">
      <w:pPr>
        <w:pStyle w:val="Heading2"/>
      </w:pPr>
      <w:bookmarkStart w:id="20" w:name="X4fb43e2a8158fefd55a6e630e3f611321c59f16"/>
      <w:bookmarkEnd w:id="19"/>
      <w:r>
        <w:t>Overview of trustworthiness in artificial intelligence</w:t>
      </w:r>
    </w:p>
    <w:p w14:paraId="35607364" w14:textId="77777777" w:rsidR="003512C8" w:rsidRDefault="003512C8" w:rsidP="003512C8">
      <w:pPr>
        <w:numPr>
          <w:ilvl w:val="0"/>
          <w:numId w:val="2"/>
        </w:numPr>
      </w:pPr>
      <w:r>
        <w:rPr>
          <w:b/>
          <w:bCs/>
        </w:rPr>
        <w:t>SDO/Group:</w:t>
      </w:r>
      <w:r>
        <w:t xml:space="preserve"> ISO/IEC JTC 1/SC 42</w:t>
      </w:r>
    </w:p>
    <w:p w14:paraId="503786D6" w14:textId="77777777" w:rsidR="003512C8" w:rsidRDefault="003512C8" w:rsidP="003512C8">
      <w:pPr>
        <w:numPr>
          <w:ilvl w:val="0"/>
          <w:numId w:val="2"/>
        </w:numPr>
      </w:pPr>
      <w:r>
        <w:rPr>
          <w:b/>
          <w:bCs/>
        </w:rPr>
        <w:t>Link:</w:t>
      </w:r>
      <w:r>
        <w:t xml:space="preserve"> </w:t>
      </w:r>
      <w:hyperlink r:id="rId15">
        <w:r>
          <w:rPr>
            <w:rStyle w:val="Hyperlink"/>
          </w:rPr>
          <w:t>ISO/IEC TR 24028:2020</w:t>
        </w:r>
      </w:hyperlink>
    </w:p>
    <w:p w14:paraId="7D3CB2D4" w14:textId="77777777" w:rsidR="003512C8" w:rsidRDefault="003512C8" w:rsidP="003512C8">
      <w:pPr>
        <w:numPr>
          <w:ilvl w:val="0"/>
          <w:numId w:val="2"/>
        </w:numPr>
      </w:pPr>
      <w:r>
        <w:rPr>
          <w:b/>
          <w:bCs/>
        </w:rPr>
        <w:t>Status:</w:t>
      </w:r>
      <w:r>
        <w:t xml:space="preserve"> Published</w:t>
      </w:r>
    </w:p>
    <w:p w14:paraId="1CA56F38" w14:textId="77777777" w:rsidR="003512C8" w:rsidRDefault="003512C8" w:rsidP="003512C8">
      <w:pPr>
        <w:numPr>
          <w:ilvl w:val="0"/>
          <w:numId w:val="2"/>
        </w:numPr>
      </w:pPr>
      <w:r>
        <w:rPr>
          <w:b/>
          <w:bCs/>
        </w:rPr>
        <w:t>Publication Date:</w:t>
      </w:r>
      <w:r>
        <w:t xml:space="preserve"> 2020</w:t>
      </w:r>
    </w:p>
    <w:p w14:paraId="11A88918" w14:textId="77777777" w:rsidR="003512C8" w:rsidRDefault="003512C8" w:rsidP="003512C8">
      <w:pPr>
        <w:numPr>
          <w:ilvl w:val="0"/>
          <w:numId w:val="2"/>
        </w:numPr>
      </w:pPr>
      <w:r>
        <w:rPr>
          <w:b/>
          <w:bCs/>
        </w:rPr>
        <w:t>Summary:</w:t>
      </w:r>
      <w:r>
        <w:t xml:space="preserve"> This standard offers an overview of trustworthiness in artificial intelligence. It provides guidelines for assessing the reliability and integrity of AI systems, ensuring that they produce trustworthy results. This is crucial in applications where AI is used to generate or manipulate digital content, as it helps in maintaining the authenticity of the output.</w:t>
      </w:r>
    </w:p>
    <w:p w14:paraId="09A017B8" w14:textId="0D02D42E" w:rsidR="003512C8" w:rsidRDefault="00C40CDA" w:rsidP="003512C8">
      <w:pPr>
        <w:pStyle w:val="Heading2"/>
      </w:pPr>
      <w:bookmarkStart w:id="21" w:name="framework-for-trust-based-media-services"/>
      <w:bookmarkEnd w:id="20"/>
      <w:ins w:id="22" w:author="Mauree, Venkatesen" w:date="2026-06-16T11:53:00Z" w16du:dateUtc="2026-06-16T09:53:00Z">
        <w:r>
          <w:t xml:space="preserve">ITU-T Recommendation Y.3054: </w:t>
        </w:r>
      </w:ins>
      <w:r w:rsidR="003512C8">
        <w:t>Framework for trust-based media services</w:t>
      </w:r>
    </w:p>
    <w:p w14:paraId="5DBA9195" w14:textId="77777777" w:rsidR="003512C8" w:rsidRDefault="003512C8" w:rsidP="003512C8">
      <w:pPr>
        <w:numPr>
          <w:ilvl w:val="0"/>
          <w:numId w:val="2"/>
        </w:numPr>
      </w:pPr>
      <w:r>
        <w:rPr>
          <w:b/>
          <w:bCs/>
        </w:rPr>
        <w:t>SDO/Group:</w:t>
      </w:r>
      <w:r>
        <w:t xml:space="preserve"> ITU-T</w:t>
      </w:r>
    </w:p>
    <w:p w14:paraId="596FF39E" w14:textId="2F36579D" w:rsidR="003512C8" w:rsidRPr="00C40CDA" w:rsidRDefault="003512C8" w:rsidP="003512C8">
      <w:pPr>
        <w:numPr>
          <w:ilvl w:val="0"/>
          <w:numId w:val="2"/>
        </w:numPr>
        <w:rPr>
          <w:lang w:val="fr-FR"/>
          <w:rPrChange w:id="23" w:author="Mauree, Venkatesen" w:date="2026-06-16T11:49:00Z" w16du:dateUtc="2026-06-16T09:49:00Z">
            <w:rPr/>
          </w:rPrChange>
        </w:rPr>
      </w:pPr>
      <w:r w:rsidRPr="00C40CDA">
        <w:rPr>
          <w:b/>
          <w:bCs/>
          <w:lang w:val="fr-FR"/>
          <w:rPrChange w:id="24" w:author="Mauree, Venkatesen" w:date="2026-06-16T11:49:00Z" w16du:dateUtc="2026-06-16T09:49:00Z">
            <w:rPr>
              <w:b/>
              <w:bCs/>
            </w:rPr>
          </w:rPrChange>
        </w:rPr>
        <w:t>Link:</w:t>
      </w:r>
      <w:ins w:id="25" w:author="Mauree, Venkatesen" w:date="2026-06-16T11:53:00Z" w16du:dateUtc="2026-06-16T09:53:00Z">
        <w:r w:rsidR="00C40CDA">
          <w:rPr>
            <w:lang w:val="fr-FR"/>
          </w:rPr>
          <w:fldChar w:fldCharType="begin"/>
        </w:r>
        <w:r w:rsidR="00C40CDA">
          <w:rPr>
            <w:lang w:val="fr-FR"/>
          </w:rPr>
          <w:instrText>HYPERLINK "https://www.itu.int/rec/T-REC-Y.3054/en"</w:instrText>
        </w:r>
        <w:r w:rsidR="00C40CDA">
          <w:rPr>
            <w:lang w:val="fr-FR"/>
          </w:rPr>
        </w:r>
        <w:r w:rsidR="00C40CDA">
          <w:rPr>
            <w:lang w:val="fr-FR"/>
          </w:rPr>
          <w:fldChar w:fldCharType="separate"/>
        </w:r>
        <w:r w:rsidRPr="00C40CDA">
          <w:rPr>
            <w:rStyle w:val="Hyperlink"/>
            <w:lang w:val="fr-FR"/>
            <w:rPrChange w:id="26" w:author="Mauree, Venkatesen" w:date="2026-06-16T11:49:00Z" w16du:dateUtc="2026-06-16T09:49:00Z">
              <w:rPr/>
            </w:rPrChange>
          </w:rPr>
          <w:t xml:space="preserve"> </w:t>
        </w:r>
        <w:r w:rsidRPr="00C40CDA">
          <w:rPr>
            <w:rStyle w:val="Hyperlink"/>
            <w:lang w:val="fr-FR"/>
            <w:rPrChange w:id="27" w:author="Mauree, Venkatesen" w:date="2026-06-16T11:53:00Z" w16du:dateUtc="2026-06-16T09:53:00Z">
              <w:rPr>
                <w:rStyle w:val="Hyperlink"/>
              </w:rPr>
            </w:rPrChange>
          </w:rPr>
          <w:t>ITU-T</w:t>
        </w:r>
        <w:r w:rsidR="00C40CDA" w:rsidRPr="00C40CDA">
          <w:rPr>
            <w:rStyle w:val="Hyperlink"/>
            <w:lang w:val="fr-FR"/>
            <w:rPrChange w:id="28" w:author="Mauree, Venkatesen" w:date="2026-06-16T11:53:00Z" w16du:dateUtc="2026-06-16T09:53:00Z">
              <w:rPr>
                <w:rStyle w:val="Hyperlink"/>
              </w:rPr>
            </w:rPrChange>
          </w:rPr>
          <w:t xml:space="preserve"> Reco</w:t>
        </w:r>
        <w:r w:rsidR="00C40CDA" w:rsidRPr="00C40CDA">
          <w:rPr>
            <w:rStyle w:val="Hyperlink"/>
            <w:lang w:val="fr-FR"/>
          </w:rPr>
          <w:t>mmendation</w:t>
        </w:r>
        <w:r w:rsidRPr="00C40CDA">
          <w:rPr>
            <w:rStyle w:val="Hyperlink"/>
            <w:lang w:val="fr-FR"/>
            <w:rPrChange w:id="29" w:author="Mauree, Venkatesen" w:date="2026-06-16T11:53:00Z" w16du:dateUtc="2026-06-16T09:53:00Z">
              <w:rPr>
                <w:rStyle w:val="Hyperlink"/>
              </w:rPr>
            </w:rPrChange>
          </w:rPr>
          <w:t xml:space="preserve"> Y.3054</w:t>
        </w:r>
        <w:r w:rsidR="00C40CDA">
          <w:rPr>
            <w:lang w:val="fr-FR"/>
          </w:rPr>
          <w:fldChar w:fldCharType="end"/>
        </w:r>
      </w:ins>
    </w:p>
    <w:p w14:paraId="36E1E338" w14:textId="77777777" w:rsidR="003512C8" w:rsidRDefault="003512C8" w:rsidP="003512C8">
      <w:pPr>
        <w:numPr>
          <w:ilvl w:val="0"/>
          <w:numId w:val="2"/>
        </w:numPr>
      </w:pPr>
      <w:r>
        <w:rPr>
          <w:b/>
          <w:bCs/>
        </w:rPr>
        <w:t>Status:</w:t>
      </w:r>
      <w:r>
        <w:t xml:space="preserve"> Published</w:t>
      </w:r>
    </w:p>
    <w:p w14:paraId="12D6A7A0" w14:textId="77777777" w:rsidR="003512C8" w:rsidRDefault="003512C8" w:rsidP="003512C8">
      <w:pPr>
        <w:numPr>
          <w:ilvl w:val="0"/>
          <w:numId w:val="2"/>
        </w:numPr>
      </w:pPr>
      <w:r>
        <w:rPr>
          <w:b/>
          <w:bCs/>
        </w:rPr>
        <w:t>Publication Date:</w:t>
      </w:r>
      <w:r>
        <w:t xml:space="preserve"> 2018</w:t>
      </w:r>
    </w:p>
    <w:p w14:paraId="4FE95527" w14:textId="77777777" w:rsidR="003512C8" w:rsidRDefault="003512C8" w:rsidP="003512C8">
      <w:pPr>
        <w:numPr>
          <w:ilvl w:val="0"/>
          <w:numId w:val="2"/>
        </w:numPr>
      </w:pPr>
      <w:r>
        <w:rPr>
          <w:b/>
          <w:bCs/>
        </w:rPr>
        <w:t>Summary:</w:t>
      </w:r>
      <w:r>
        <w:t xml:space="preserve"> is framework provides guidelines for trust-based media services. In particular, it includes methods for establishing and maintaining trust in digital media platforms, ensuring that users can rely on the content they access. This is particularly important in contexts where media services are used to distribute sensitive or high-value content.</w:t>
      </w:r>
    </w:p>
    <w:p w14:paraId="4574A391" w14:textId="77777777" w:rsidR="003512C8" w:rsidRDefault="003512C8" w:rsidP="003512C8">
      <w:pPr>
        <w:pStyle w:val="Heading2"/>
      </w:pPr>
      <w:bookmarkStart w:id="30" w:name="trust.txt"/>
      <w:bookmarkEnd w:id="21"/>
      <w:r>
        <w:t>Trust.txt</w:t>
      </w:r>
    </w:p>
    <w:p w14:paraId="26B3C8D2" w14:textId="77777777" w:rsidR="003512C8" w:rsidRDefault="003512C8" w:rsidP="003512C8">
      <w:pPr>
        <w:numPr>
          <w:ilvl w:val="0"/>
          <w:numId w:val="2"/>
        </w:numPr>
      </w:pPr>
      <w:r>
        <w:rPr>
          <w:b/>
          <w:bCs/>
        </w:rPr>
        <w:t>SDO/Group:</w:t>
      </w:r>
      <w:r>
        <w:t xml:space="preserve"> JournalList</w:t>
      </w:r>
    </w:p>
    <w:p w14:paraId="5A2BDD48" w14:textId="77777777" w:rsidR="003512C8" w:rsidRDefault="003512C8" w:rsidP="003512C8">
      <w:pPr>
        <w:numPr>
          <w:ilvl w:val="0"/>
          <w:numId w:val="2"/>
        </w:numPr>
      </w:pPr>
      <w:r>
        <w:rPr>
          <w:b/>
          <w:bCs/>
        </w:rPr>
        <w:t>Link:</w:t>
      </w:r>
      <w:r>
        <w:t xml:space="preserve"> </w:t>
      </w:r>
      <w:hyperlink r:id="rId16">
        <w:r>
          <w:rPr>
            <w:rStyle w:val="Hyperlink"/>
          </w:rPr>
          <w:t>Trust.txt</w:t>
        </w:r>
      </w:hyperlink>
    </w:p>
    <w:p w14:paraId="5FD4E773" w14:textId="77777777" w:rsidR="003512C8" w:rsidRDefault="003512C8" w:rsidP="003512C8">
      <w:pPr>
        <w:numPr>
          <w:ilvl w:val="0"/>
          <w:numId w:val="2"/>
        </w:numPr>
      </w:pPr>
      <w:r>
        <w:rPr>
          <w:b/>
          <w:bCs/>
        </w:rPr>
        <w:t>Status:</w:t>
      </w:r>
      <w:r>
        <w:t xml:space="preserve"> Initiated</w:t>
      </w:r>
    </w:p>
    <w:p w14:paraId="05C00DE2" w14:textId="77777777" w:rsidR="003512C8" w:rsidRDefault="003512C8" w:rsidP="003512C8">
      <w:pPr>
        <w:numPr>
          <w:ilvl w:val="0"/>
          <w:numId w:val="2"/>
        </w:numPr>
      </w:pPr>
      <w:r>
        <w:rPr>
          <w:b/>
          <w:bCs/>
        </w:rPr>
        <w:lastRenderedPageBreak/>
        <w:t>Media:</w:t>
      </w:r>
      <w:r>
        <w:t xml:space="preserve"> Web pages</w:t>
      </w:r>
    </w:p>
    <w:p w14:paraId="33E1482E" w14:textId="77777777" w:rsidR="003512C8" w:rsidRDefault="003512C8" w:rsidP="003512C8">
      <w:pPr>
        <w:numPr>
          <w:ilvl w:val="0"/>
          <w:numId w:val="2"/>
        </w:numPr>
      </w:pPr>
      <w:r>
        <w:rPr>
          <w:b/>
          <w:bCs/>
        </w:rPr>
        <w:t>Summary:</w:t>
      </w:r>
      <w:r>
        <w:t xml:space="preserve"> This specification outlines methods for establishing trust in digital content. It includes guidelines for creating and maintaining trust.txt files, which can be used to document the trustworthiness of digital assets. This helps in ensuring that users can verify the authenticity of the content they receive.</w:t>
      </w:r>
    </w:p>
    <w:p w14:paraId="649AE593" w14:textId="77777777" w:rsidR="003512C8" w:rsidRDefault="003512C8" w:rsidP="003512C8">
      <w:pPr>
        <w:pStyle w:val="Heading2"/>
      </w:pPr>
      <w:bookmarkStart w:id="31" w:name="chromium-reputation-provider-framework"/>
      <w:bookmarkEnd w:id="30"/>
      <w:r>
        <w:t>Chromium Reputation Provider Framework</w:t>
      </w:r>
    </w:p>
    <w:p w14:paraId="25662294" w14:textId="77777777" w:rsidR="003512C8" w:rsidRDefault="003512C8" w:rsidP="003512C8">
      <w:pPr>
        <w:numPr>
          <w:ilvl w:val="0"/>
          <w:numId w:val="2"/>
        </w:numPr>
      </w:pPr>
      <w:r>
        <w:rPr>
          <w:b/>
          <w:bCs/>
        </w:rPr>
        <w:t>SDO/Group:</w:t>
      </w:r>
      <w:r>
        <w:t xml:space="preserve"> Google’s Chrome Team</w:t>
      </w:r>
    </w:p>
    <w:p w14:paraId="5A494A00" w14:textId="77777777" w:rsidR="003512C8" w:rsidRDefault="003512C8" w:rsidP="003512C8">
      <w:pPr>
        <w:numPr>
          <w:ilvl w:val="0"/>
          <w:numId w:val="2"/>
        </w:numPr>
      </w:pPr>
      <w:r>
        <w:rPr>
          <w:b/>
          <w:bCs/>
        </w:rPr>
        <w:t>Link:</w:t>
      </w:r>
      <w:r>
        <w:t xml:space="preserve"> </w:t>
      </w:r>
      <w:hyperlink r:id="rId17" w:anchor="heading=h.40o7mijeapa7">
        <w:r>
          <w:rPr>
            <w:rStyle w:val="Hyperlink"/>
          </w:rPr>
          <w:t>Chromium Reputation Provider Framework</w:t>
        </w:r>
      </w:hyperlink>
    </w:p>
    <w:p w14:paraId="48A8D1B8" w14:textId="77777777" w:rsidR="003512C8" w:rsidRDefault="003512C8" w:rsidP="003512C8">
      <w:pPr>
        <w:numPr>
          <w:ilvl w:val="0"/>
          <w:numId w:val="2"/>
        </w:numPr>
      </w:pPr>
      <w:r>
        <w:rPr>
          <w:b/>
          <w:bCs/>
        </w:rPr>
        <w:t>Status:</w:t>
      </w:r>
      <w:r>
        <w:t xml:space="preserve"> Initiated</w:t>
      </w:r>
    </w:p>
    <w:p w14:paraId="0F825304" w14:textId="77777777" w:rsidR="003512C8" w:rsidRDefault="003512C8" w:rsidP="003512C8">
      <w:pPr>
        <w:numPr>
          <w:ilvl w:val="0"/>
          <w:numId w:val="2"/>
        </w:numPr>
      </w:pPr>
      <w:r>
        <w:rPr>
          <w:b/>
          <w:bCs/>
        </w:rPr>
        <w:t>Media:</w:t>
      </w:r>
      <w:r>
        <w:t xml:space="preserve"> Web pages</w:t>
      </w:r>
    </w:p>
    <w:p w14:paraId="15B78BC2" w14:textId="77777777" w:rsidR="003512C8" w:rsidRDefault="003512C8" w:rsidP="003512C8">
      <w:pPr>
        <w:numPr>
          <w:ilvl w:val="0"/>
          <w:numId w:val="2"/>
        </w:numPr>
      </w:pPr>
      <w:r>
        <w:rPr>
          <w:b/>
          <w:bCs/>
        </w:rPr>
        <w:t>Summary:</w:t>
      </w:r>
      <w:r>
        <w:t xml:space="preserve"> This framework provides guidelines for reputation management of digital content. It includes methods for assessing and maintaining the reputation of digital assets, ensuring that users can trust the content they access. This is particularly important in contexts where reputation is a key factor in determining the value and reliability of digital media.</w:t>
      </w:r>
    </w:p>
    <w:p w14:paraId="3D795A02" w14:textId="77777777" w:rsidR="003512C8" w:rsidRDefault="003512C8" w:rsidP="003512C8">
      <w:pPr>
        <w:pStyle w:val="Heading2"/>
      </w:pPr>
      <w:bookmarkStart w:id="32" w:name="Xdc939267402d8ae019bc86ae0e29f466d88d5d8"/>
      <w:bookmarkEnd w:id="31"/>
      <w:r>
        <w:t>ISCC: International Standard Content Code (ISCC)</w:t>
      </w:r>
    </w:p>
    <w:p w14:paraId="737ED1F8" w14:textId="77777777" w:rsidR="003512C8" w:rsidRDefault="003512C8" w:rsidP="003512C8">
      <w:pPr>
        <w:numPr>
          <w:ilvl w:val="0"/>
          <w:numId w:val="2"/>
        </w:numPr>
      </w:pPr>
      <w:r>
        <w:rPr>
          <w:b/>
          <w:bCs/>
        </w:rPr>
        <w:t>SDO/Group:</w:t>
      </w:r>
      <w:r>
        <w:t xml:space="preserve"> ISO/TC 46/SC 9</w:t>
      </w:r>
    </w:p>
    <w:p w14:paraId="634A0FBA" w14:textId="77777777" w:rsidR="003512C8" w:rsidRDefault="003512C8" w:rsidP="003512C8">
      <w:pPr>
        <w:numPr>
          <w:ilvl w:val="0"/>
          <w:numId w:val="2"/>
        </w:numPr>
      </w:pPr>
      <w:r>
        <w:rPr>
          <w:b/>
          <w:bCs/>
        </w:rPr>
        <w:t>Link:</w:t>
      </w:r>
      <w:r>
        <w:t xml:space="preserve"> </w:t>
      </w:r>
      <w:hyperlink r:id="rId18">
        <w:r>
          <w:rPr>
            <w:rStyle w:val="Hyperlink"/>
          </w:rPr>
          <w:t>ISO 24138:2024</w:t>
        </w:r>
      </w:hyperlink>
    </w:p>
    <w:p w14:paraId="2B4A3D58" w14:textId="77777777" w:rsidR="003512C8" w:rsidRDefault="003512C8" w:rsidP="003512C8">
      <w:pPr>
        <w:numPr>
          <w:ilvl w:val="0"/>
          <w:numId w:val="2"/>
        </w:numPr>
      </w:pPr>
      <w:r>
        <w:rPr>
          <w:b/>
          <w:bCs/>
        </w:rPr>
        <w:t>Status:</w:t>
      </w:r>
      <w:r>
        <w:t xml:space="preserve"> Published</w:t>
      </w:r>
    </w:p>
    <w:p w14:paraId="5A202C96" w14:textId="77777777" w:rsidR="003512C8" w:rsidRDefault="003512C8" w:rsidP="003512C8">
      <w:pPr>
        <w:numPr>
          <w:ilvl w:val="0"/>
          <w:numId w:val="2"/>
        </w:numPr>
      </w:pPr>
      <w:r>
        <w:rPr>
          <w:b/>
          <w:bCs/>
        </w:rPr>
        <w:t>Publication Date:</w:t>
      </w:r>
      <w:r>
        <w:t xml:space="preserve"> 2024</w:t>
      </w:r>
    </w:p>
    <w:p w14:paraId="1F5B6B9C" w14:textId="77777777" w:rsidR="003512C8" w:rsidRDefault="003512C8" w:rsidP="003512C8">
      <w:pPr>
        <w:numPr>
          <w:ilvl w:val="0"/>
          <w:numId w:val="2"/>
        </w:numPr>
      </w:pPr>
      <w:r>
        <w:rPr>
          <w:b/>
          <w:bCs/>
        </w:rPr>
        <w:t>Media:</w:t>
      </w:r>
      <w:r>
        <w:t xml:space="preserve"> Any</w:t>
      </w:r>
    </w:p>
    <w:p w14:paraId="113BEF7B" w14:textId="77777777" w:rsidR="003512C8" w:rsidRDefault="003512C8" w:rsidP="003512C8">
      <w:pPr>
        <w:numPr>
          <w:ilvl w:val="0"/>
          <w:numId w:val="2"/>
        </w:numPr>
      </w:pPr>
      <w:r>
        <w:rPr>
          <w:b/>
          <w:bCs/>
        </w:rPr>
        <w:t>Summary:</w:t>
      </w:r>
      <w:r>
        <w:t xml:space="preserve"> This standard provides a unique identifier for digital content. It includes guidelines for creating and maintaining ISCC codes, which can be used to track and manage digital assets. This helps in ensuring that content is properly accounted for and can be easily identified and retrieved.</w:t>
      </w:r>
    </w:p>
    <w:p w14:paraId="435EF0D0" w14:textId="77777777" w:rsidR="003512C8" w:rsidRDefault="003512C8" w:rsidP="003512C8">
      <w:pPr>
        <w:pStyle w:val="Heading2"/>
      </w:pPr>
      <w:bookmarkStart w:id="33" w:name="global-media-identifier-gmi"/>
      <w:bookmarkEnd w:id="32"/>
      <w:r>
        <w:t>Global Media Identifier (GMI)</w:t>
      </w:r>
    </w:p>
    <w:p w14:paraId="2C493F12" w14:textId="77777777" w:rsidR="003512C8" w:rsidRDefault="003512C8" w:rsidP="003512C8">
      <w:pPr>
        <w:numPr>
          <w:ilvl w:val="0"/>
          <w:numId w:val="2"/>
        </w:numPr>
      </w:pPr>
      <w:r>
        <w:rPr>
          <w:b/>
          <w:bCs/>
        </w:rPr>
        <w:t>SDO/Group:</w:t>
      </w:r>
      <w:r>
        <w:t xml:space="preserve"> IWA 44</w:t>
      </w:r>
    </w:p>
    <w:p w14:paraId="11055169" w14:textId="77777777" w:rsidR="003512C8" w:rsidRDefault="003512C8" w:rsidP="003512C8">
      <w:pPr>
        <w:numPr>
          <w:ilvl w:val="0"/>
          <w:numId w:val="2"/>
        </w:numPr>
      </w:pPr>
      <w:r>
        <w:rPr>
          <w:b/>
          <w:bCs/>
        </w:rPr>
        <w:t>Link:</w:t>
      </w:r>
      <w:r>
        <w:t xml:space="preserve"> </w:t>
      </w:r>
      <w:hyperlink r:id="rId19">
        <w:r>
          <w:rPr>
            <w:rStyle w:val="Hyperlink"/>
          </w:rPr>
          <w:t>GMI</w:t>
        </w:r>
      </w:hyperlink>
    </w:p>
    <w:p w14:paraId="1410E1A5" w14:textId="77777777" w:rsidR="003512C8" w:rsidRDefault="003512C8" w:rsidP="003512C8">
      <w:pPr>
        <w:numPr>
          <w:ilvl w:val="0"/>
          <w:numId w:val="2"/>
        </w:numPr>
      </w:pPr>
      <w:r>
        <w:rPr>
          <w:b/>
          <w:bCs/>
        </w:rPr>
        <w:t>Status:</w:t>
      </w:r>
      <w:r>
        <w:t xml:space="preserve"> Published</w:t>
      </w:r>
    </w:p>
    <w:p w14:paraId="66AD28C4" w14:textId="77777777" w:rsidR="003512C8" w:rsidRDefault="003512C8" w:rsidP="003512C8">
      <w:pPr>
        <w:numPr>
          <w:ilvl w:val="0"/>
          <w:numId w:val="2"/>
        </w:numPr>
      </w:pPr>
      <w:r>
        <w:rPr>
          <w:b/>
          <w:bCs/>
        </w:rPr>
        <w:t>Publication Date:</w:t>
      </w:r>
      <w:r>
        <w:t xml:space="preserve"> 2025</w:t>
      </w:r>
    </w:p>
    <w:p w14:paraId="1C01DF64" w14:textId="77777777" w:rsidR="003512C8" w:rsidRDefault="003512C8" w:rsidP="003512C8">
      <w:pPr>
        <w:numPr>
          <w:ilvl w:val="0"/>
          <w:numId w:val="2"/>
        </w:numPr>
      </w:pPr>
      <w:r>
        <w:rPr>
          <w:b/>
          <w:bCs/>
        </w:rPr>
        <w:lastRenderedPageBreak/>
        <w:t>Media:</w:t>
      </w:r>
      <w:r>
        <w:t xml:space="preserve"> Any</w:t>
      </w:r>
    </w:p>
    <w:p w14:paraId="0EE3C04B" w14:textId="77777777" w:rsidR="003512C8" w:rsidRDefault="003512C8" w:rsidP="003512C8">
      <w:pPr>
        <w:numPr>
          <w:ilvl w:val="0"/>
          <w:numId w:val="2"/>
        </w:numPr>
      </w:pPr>
      <w:r>
        <w:rPr>
          <w:b/>
          <w:bCs/>
        </w:rPr>
        <w:t>Summary:</w:t>
      </w:r>
      <w:r>
        <w:t xml:space="preserve"> This specification offers a unique identifier for media content. It includes methods for creating and maintaining UMid codes, which can be used to track and manage media assets. This helps in ensuring that content is properly accounted for and can be easily identified and retrieved.</w:t>
      </w:r>
    </w:p>
    <w:p w14:paraId="5254C33A" w14:textId="77777777" w:rsidR="003512C8" w:rsidRDefault="003512C8" w:rsidP="003512C8">
      <w:pPr>
        <w:pStyle w:val="Heading2"/>
      </w:pPr>
      <w:bookmarkStart w:id="34" w:name="tdm-reservation-protocol"/>
      <w:bookmarkEnd w:id="33"/>
      <w:r>
        <w:t>TDM Reservation Protocol</w:t>
      </w:r>
    </w:p>
    <w:p w14:paraId="18D27AF0" w14:textId="77777777" w:rsidR="003512C8" w:rsidRDefault="003512C8" w:rsidP="003512C8">
      <w:pPr>
        <w:numPr>
          <w:ilvl w:val="0"/>
          <w:numId w:val="2"/>
        </w:numPr>
      </w:pPr>
      <w:r>
        <w:rPr>
          <w:b/>
          <w:bCs/>
        </w:rPr>
        <w:t>SDO/Group:</w:t>
      </w:r>
      <w:r>
        <w:t xml:space="preserve"> W3C</w:t>
      </w:r>
    </w:p>
    <w:p w14:paraId="5DC30E1F" w14:textId="77777777" w:rsidR="003512C8" w:rsidRDefault="003512C8" w:rsidP="003512C8">
      <w:pPr>
        <w:numPr>
          <w:ilvl w:val="0"/>
          <w:numId w:val="2"/>
        </w:numPr>
      </w:pPr>
      <w:r>
        <w:rPr>
          <w:b/>
          <w:bCs/>
        </w:rPr>
        <w:t>Link:</w:t>
      </w:r>
      <w:r>
        <w:t xml:space="preserve"> </w:t>
      </w:r>
      <w:hyperlink r:id="rId20">
        <w:r>
          <w:rPr>
            <w:rStyle w:val="Hyperlink"/>
          </w:rPr>
          <w:t>TDMRep</w:t>
        </w:r>
      </w:hyperlink>
    </w:p>
    <w:p w14:paraId="1F01994D" w14:textId="77777777" w:rsidR="003512C8" w:rsidRDefault="003512C8" w:rsidP="003512C8">
      <w:pPr>
        <w:numPr>
          <w:ilvl w:val="0"/>
          <w:numId w:val="2"/>
        </w:numPr>
      </w:pPr>
      <w:r>
        <w:rPr>
          <w:b/>
          <w:bCs/>
        </w:rPr>
        <w:t>Status:</w:t>
      </w:r>
      <w:r>
        <w:t xml:space="preserve"> Published</w:t>
      </w:r>
    </w:p>
    <w:p w14:paraId="1B62D0E1" w14:textId="77777777" w:rsidR="003512C8" w:rsidRDefault="003512C8" w:rsidP="003512C8">
      <w:pPr>
        <w:numPr>
          <w:ilvl w:val="0"/>
          <w:numId w:val="2"/>
        </w:numPr>
      </w:pPr>
      <w:r>
        <w:rPr>
          <w:b/>
          <w:bCs/>
        </w:rPr>
        <w:t>Publication Date:</w:t>
      </w:r>
      <w:r>
        <w:t xml:space="preserve"> 2024</w:t>
      </w:r>
    </w:p>
    <w:p w14:paraId="38F3FA2A" w14:textId="77777777" w:rsidR="003512C8" w:rsidRDefault="003512C8" w:rsidP="003512C8">
      <w:pPr>
        <w:numPr>
          <w:ilvl w:val="0"/>
          <w:numId w:val="2"/>
        </w:numPr>
      </w:pPr>
      <w:r>
        <w:rPr>
          <w:b/>
          <w:bCs/>
        </w:rPr>
        <w:t>Media:</w:t>
      </w:r>
      <w:r>
        <w:t xml:space="preserve"> Web pages, EPUB, PDF</w:t>
      </w:r>
    </w:p>
    <w:p w14:paraId="02D10078" w14:textId="77777777" w:rsidR="003512C8" w:rsidRDefault="003512C8" w:rsidP="003512C8">
      <w:pPr>
        <w:numPr>
          <w:ilvl w:val="0"/>
          <w:numId w:val="2"/>
        </w:numPr>
      </w:pPr>
      <w:r>
        <w:rPr>
          <w:b/>
          <w:bCs/>
        </w:rPr>
        <w:t>Summary:</w:t>
      </w:r>
      <w:r>
        <w:t xml:space="preserve"> This protocol provides guidelines for reserving content from text and data mining. It includes methods for creating and maintaining TDMRep files, which can be used to document the reservation of digital assets. This helps in ensuring that content is not used for data mining without the creator’s consent.</w:t>
      </w:r>
    </w:p>
    <w:p w14:paraId="270B9B97" w14:textId="77777777" w:rsidR="003512C8" w:rsidRDefault="003512C8" w:rsidP="003512C8">
      <w:pPr>
        <w:pStyle w:val="Heading2"/>
      </w:pPr>
      <w:bookmarkStart w:id="35" w:name="robots-exclusion-protocol"/>
      <w:bookmarkEnd w:id="34"/>
      <w:r>
        <w:t>Robots Exclusion Protocol</w:t>
      </w:r>
    </w:p>
    <w:p w14:paraId="035CB8D8" w14:textId="77777777" w:rsidR="003512C8" w:rsidRDefault="003512C8" w:rsidP="003512C8">
      <w:pPr>
        <w:numPr>
          <w:ilvl w:val="0"/>
          <w:numId w:val="2"/>
        </w:numPr>
      </w:pPr>
      <w:r>
        <w:rPr>
          <w:b/>
          <w:bCs/>
        </w:rPr>
        <w:t>SDO/Group:</w:t>
      </w:r>
      <w:r>
        <w:t xml:space="preserve"> IETF</w:t>
      </w:r>
    </w:p>
    <w:p w14:paraId="172BD771" w14:textId="77777777" w:rsidR="003512C8" w:rsidRDefault="003512C8" w:rsidP="003512C8">
      <w:pPr>
        <w:numPr>
          <w:ilvl w:val="0"/>
          <w:numId w:val="2"/>
        </w:numPr>
      </w:pPr>
      <w:r>
        <w:rPr>
          <w:b/>
          <w:bCs/>
        </w:rPr>
        <w:t>Link:</w:t>
      </w:r>
      <w:r>
        <w:t xml:space="preserve"> </w:t>
      </w:r>
      <w:hyperlink r:id="rId21">
        <w:r>
          <w:rPr>
            <w:rStyle w:val="Hyperlink"/>
          </w:rPr>
          <w:t>RFC 9309</w:t>
        </w:r>
      </w:hyperlink>
    </w:p>
    <w:p w14:paraId="07F4BA88" w14:textId="77777777" w:rsidR="003512C8" w:rsidRDefault="003512C8" w:rsidP="003512C8">
      <w:pPr>
        <w:numPr>
          <w:ilvl w:val="0"/>
          <w:numId w:val="2"/>
        </w:numPr>
      </w:pPr>
      <w:r>
        <w:rPr>
          <w:b/>
          <w:bCs/>
        </w:rPr>
        <w:t>Status:</w:t>
      </w:r>
      <w:r>
        <w:t xml:space="preserve"> Published</w:t>
      </w:r>
    </w:p>
    <w:p w14:paraId="52A4BAE3" w14:textId="77777777" w:rsidR="003512C8" w:rsidRDefault="003512C8" w:rsidP="003512C8">
      <w:pPr>
        <w:numPr>
          <w:ilvl w:val="0"/>
          <w:numId w:val="2"/>
        </w:numPr>
      </w:pPr>
      <w:r>
        <w:rPr>
          <w:b/>
          <w:bCs/>
        </w:rPr>
        <w:t>Publication Date:</w:t>
      </w:r>
      <w:r>
        <w:t xml:space="preserve"> 2022</w:t>
      </w:r>
    </w:p>
    <w:p w14:paraId="14A27B3F" w14:textId="77777777" w:rsidR="003512C8" w:rsidRDefault="003512C8" w:rsidP="003512C8">
      <w:pPr>
        <w:numPr>
          <w:ilvl w:val="0"/>
          <w:numId w:val="2"/>
        </w:numPr>
      </w:pPr>
      <w:r>
        <w:rPr>
          <w:b/>
          <w:bCs/>
        </w:rPr>
        <w:t>Media:</w:t>
      </w:r>
      <w:r>
        <w:t xml:space="preserve"> Any</w:t>
      </w:r>
    </w:p>
    <w:p w14:paraId="385EDF21" w14:textId="77777777" w:rsidR="003512C8" w:rsidRDefault="003512C8" w:rsidP="003512C8">
      <w:pPr>
        <w:numPr>
          <w:ilvl w:val="0"/>
          <w:numId w:val="2"/>
        </w:numPr>
      </w:pPr>
      <w:r>
        <w:rPr>
          <w:b/>
          <w:bCs/>
        </w:rPr>
        <w:t>Summary:</w:t>
      </w:r>
      <w:r>
        <w:t xml:space="preserve"> This standard provides guidelines for excluding content from web crawlers. It includes methods for creating and maintaining robots.txt files, which can be used to document the exclusion of digital assets. This helps in ensuring that content is not accessed by web crawlers without the creator’s consent.</w:t>
      </w:r>
    </w:p>
    <w:p w14:paraId="2AA2B428" w14:textId="77777777" w:rsidR="003512C8" w:rsidRDefault="003512C8" w:rsidP="003512C8">
      <w:pPr>
        <w:pStyle w:val="Heading2"/>
      </w:pPr>
      <w:bookmarkStart w:id="36" w:name="X505ede2b58ad3340127a4cf8e5232e711b52599"/>
      <w:bookmarkEnd w:id="35"/>
      <w:r>
        <w:t>Vocabulary for expressing AI usage preferences</w:t>
      </w:r>
    </w:p>
    <w:p w14:paraId="3EE61ABA" w14:textId="77777777" w:rsidR="003512C8" w:rsidRDefault="003512C8" w:rsidP="003512C8">
      <w:pPr>
        <w:numPr>
          <w:ilvl w:val="0"/>
          <w:numId w:val="2"/>
        </w:numPr>
      </w:pPr>
      <w:r>
        <w:rPr>
          <w:b/>
          <w:bCs/>
        </w:rPr>
        <w:t>SDO/Group:</w:t>
      </w:r>
      <w:r>
        <w:t xml:space="preserve"> IETF</w:t>
      </w:r>
    </w:p>
    <w:p w14:paraId="1C9C3441" w14:textId="77777777" w:rsidR="003512C8" w:rsidRDefault="003512C8" w:rsidP="003512C8">
      <w:pPr>
        <w:numPr>
          <w:ilvl w:val="0"/>
          <w:numId w:val="2"/>
        </w:numPr>
      </w:pPr>
      <w:r>
        <w:rPr>
          <w:b/>
          <w:bCs/>
        </w:rPr>
        <w:t>Link:</w:t>
      </w:r>
      <w:r>
        <w:t xml:space="preserve"> </w:t>
      </w:r>
      <w:hyperlink r:id="rId22">
        <w:r>
          <w:rPr>
            <w:rStyle w:val="Hyperlink"/>
          </w:rPr>
          <w:t>draft-ietf-aipref-vocab-06</w:t>
        </w:r>
      </w:hyperlink>
    </w:p>
    <w:p w14:paraId="2F8D5D8F" w14:textId="77777777" w:rsidR="003512C8" w:rsidRDefault="003512C8" w:rsidP="003512C8">
      <w:pPr>
        <w:numPr>
          <w:ilvl w:val="0"/>
          <w:numId w:val="2"/>
        </w:numPr>
      </w:pPr>
      <w:r>
        <w:rPr>
          <w:b/>
          <w:bCs/>
        </w:rPr>
        <w:t>Status:</w:t>
      </w:r>
      <w:r>
        <w:t xml:space="preserve"> In progress</w:t>
      </w:r>
    </w:p>
    <w:p w14:paraId="5D4AF669" w14:textId="77777777" w:rsidR="003512C8" w:rsidRDefault="003512C8" w:rsidP="003512C8">
      <w:pPr>
        <w:numPr>
          <w:ilvl w:val="0"/>
          <w:numId w:val="2"/>
        </w:numPr>
      </w:pPr>
      <w:r>
        <w:rPr>
          <w:b/>
          <w:bCs/>
        </w:rPr>
        <w:lastRenderedPageBreak/>
        <w:t>Media:</w:t>
      </w:r>
      <w:r>
        <w:t xml:space="preserve"> Any</w:t>
      </w:r>
    </w:p>
    <w:p w14:paraId="1FDC1494" w14:textId="77777777" w:rsidR="003512C8" w:rsidRDefault="003512C8" w:rsidP="003512C8">
      <w:pPr>
        <w:numPr>
          <w:ilvl w:val="0"/>
          <w:numId w:val="2"/>
        </w:numPr>
      </w:pPr>
      <w:r>
        <w:rPr>
          <w:b/>
          <w:bCs/>
        </w:rPr>
        <w:t>Summary:</w:t>
      </w:r>
      <w:r>
        <w:t xml:space="preserve"> This document proposes a standardized vocabulary of use cases that can be targeted when expressing machine-readable opt-outs related to Text and Data Mining (TDM) and AI training. The vocabulary is agnostic to specific opt-out mechanisms and enables declaring parties to communicate restrictions or permissions regarding the use of their digital assets in a structured and interoperable manner.</w:t>
      </w:r>
    </w:p>
    <w:p w14:paraId="590E43F6" w14:textId="77777777" w:rsidR="003512C8" w:rsidRDefault="003512C8" w:rsidP="003512C8">
      <w:pPr>
        <w:pStyle w:val="Heading2"/>
      </w:pPr>
      <w:bookmarkStart w:id="37" w:name="open-binding-of-content-identifiers-obid"/>
      <w:bookmarkEnd w:id="36"/>
      <w:r>
        <w:t>Open Binding of Content Identifiers (OBID)</w:t>
      </w:r>
    </w:p>
    <w:p w14:paraId="1352182D" w14:textId="77777777" w:rsidR="003512C8" w:rsidRDefault="003512C8" w:rsidP="003512C8">
      <w:pPr>
        <w:numPr>
          <w:ilvl w:val="0"/>
          <w:numId w:val="2"/>
        </w:numPr>
      </w:pPr>
      <w:r>
        <w:rPr>
          <w:b/>
          <w:bCs/>
        </w:rPr>
        <w:t>SDO/Group:</w:t>
      </w:r>
      <w:r>
        <w:t xml:space="preserve"> SMPTE</w:t>
      </w:r>
    </w:p>
    <w:p w14:paraId="4F7627BA" w14:textId="77777777" w:rsidR="003512C8" w:rsidRDefault="003512C8" w:rsidP="003512C8">
      <w:pPr>
        <w:numPr>
          <w:ilvl w:val="0"/>
          <w:numId w:val="2"/>
        </w:numPr>
      </w:pPr>
      <w:r>
        <w:rPr>
          <w:b/>
          <w:bCs/>
        </w:rPr>
        <w:t>Link:</w:t>
      </w:r>
      <w:r>
        <w:t xml:space="preserve"> </w:t>
      </w:r>
      <w:hyperlink r:id="rId23">
        <w:r>
          <w:rPr>
            <w:rStyle w:val="Hyperlink"/>
          </w:rPr>
          <w:t>SMPTE ST 2112-10:2020</w:t>
        </w:r>
      </w:hyperlink>
    </w:p>
    <w:p w14:paraId="02DED8F3" w14:textId="77777777" w:rsidR="003512C8" w:rsidRDefault="003512C8" w:rsidP="003512C8">
      <w:pPr>
        <w:numPr>
          <w:ilvl w:val="0"/>
          <w:numId w:val="2"/>
        </w:numPr>
      </w:pPr>
      <w:r>
        <w:rPr>
          <w:b/>
          <w:bCs/>
        </w:rPr>
        <w:t>Status:</w:t>
      </w:r>
      <w:r>
        <w:t xml:space="preserve"> Published</w:t>
      </w:r>
    </w:p>
    <w:p w14:paraId="3A35959B" w14:textId="77777777" w:rsidR="003512C8" w:rsidRDefault="003512C8" w:rsidP="003512C8">
      <w:pPr>
        <w:numPr>
          <w:ilvl w:val="0"/>
          <w:numId w:val="2"/>
        </w:numPr>
      </w:pPr>
      <w:r>
        <w:rPr>
          <w:b/>
          <w:bCs/>
        </w:rPr>
        <w:t>Publication Date:</w:t>
      </w:r>
      <w:r>
        <w:t xml:space="preserve"> 2020</w:t>
      </w:r>
    </w:p>
    <w:p w14:paraId="34B91F0C" w14:textId="77777777" w:rsidR="003512C8" w:rsidRDefault="003512C8" w:rsidP="003512C8">
      <w:pPr>
        <w:numPr>
          <w:ilvl w:val="0"/>
          <w:numId w:val="2"/>
        </w:numPr>
      </w:pPr>
      <w:r>
        <w:rPr>
          <w:b/>
          <w:bCs/>
        </w:rPr>
        <w:t>Media:</w:t>
      </w:r>
      <w:r>
        <w:t xml:space="preserve"> Audio</w:t>
      </w:r>
    </w:p>
    <w:p w14:paraId="3CE8E1A2" w14:textId="77777777" w:rsidR="003512C8" w:rsidRDefault="003512C8" w:rsidP="003512C8">
      <w:pPr>
        <w:numPr>
          <w:ilvl w:val="0"/>
          <w:numId w:val="2"/>
        </w:numPr>
      </w:pPr>
      <w:r>
        <w:rPr>
          <w:b/>
          <w:bCs/>
        </w:rPr>
        <w:t>Summary:</w:t>
      </w:r>
      <w:r>
        <w:t xml:space="preserve"> This standard provides guidelines for binding content identifiers to digital media. It includes methods for creating and maintaining OBID files, which can be used to document the binding of digital assets. This helps in ensuring that content is properly accounted for and can be easily identified and retrieved.</w:t>
      </w:r>
    </w:p>
    <w:p w14:paraId="4D24C843" w14:textId="2EF9A44C" w:rsidR="003512C8" w:rsidRDefault="00C40CDA" w:rsidP="003512C8">
      <w:pPr>
        <w:pStyle w:val="Heading2"/>
      </w:pPr>
      <w:bookmarkStart w:id="38" w:name="X18b6925442e41f230aa14cf1c296086857fbb2f"/>
      <w:bookmarkEnd w:id="37"/>
      <w:ins w:id="39" w:author="Mauree, Venkatesen" w:date="2026-06-16T11:47:00Z" w16du:dateUtc="2026-06-16T09:47:00Z">
        <w:r>
          <w:t xml:space="preserve">ITU-T Recommendation </w:t>
        </w:r>
      </w:ins>
      <w:ins w:id="40" w:author="TSB (GM)" w:date="2026-06-15T18:20:00Z" w16du:dateUtc="2026-06-15T16:20:00Z">
        <w:r w:rsidR="007D3FCF">
          <w:t xml:space="preserve">X.2210 (ex </w:t>
        </w:r>
      </w:ins>
      <w:r w:rsidR="003512C8">
        <w:t>X.ig-dw</w:t>
      </w:r>
      <w:ins w:id="41" w:author="TSB (GM)" w:date="2026-06-15T18:20:00Z" w16du:dateUtc="2026-06-15T16:20:00Z">
        <w:r w:rsidR="007D3FCF">
          <w:t>)</w:t>
        </w:r>
      </w:ins>
      <w:r w:rsidR="003512C8">
        <w:t>: Implementation guidelines for digital watermarking</w:t>
      </w:r>
    </w:p>
    <w:p w14:paraId="172385F6" w14:textId="77777777" w:rsidR="003512C8" w:rsidRDefault="003512C8" w:rsidP="003512C8">
      <w:pPr>
        <w:numPr>
          <w:ilvl w:val="0"/>
          <w:numId w:val="2"/>
        </w:numPr>
      </w:pPr>
      <w:r>
        <w:rPr>
          <w:b/>
          <w:bCs/>
        </w:rPr>
        <w:t>SDO/Group:</w:t>
      </w:r>
      <w:r>
        <w:t xml:space="preserve"> ITU-T SG17</w:t>
      </w:r>
    </w:p>
    <w:p w14:paraId="48D6FD1E" w14:textId="21EE2C4E" w:rsidR="003512C8" w:rsidRDefault="003512C8" w:rsidP="003512C8">
      <w:pPr>
        <w:numPr>
          <w:ilvl w:val="0"/>
          <w:numId w:val="2"/>
        </w:numPr>
      </w:pPr>
      <w:r>
        <w:rPr>
          <w:b/>
          <w:bCs/>
        </w:rPr>
        <w:t>Link:</w:t>
      </w:r>
      <w:r>
        <w:t xml:space="preserve"> </w:t>
      </w:r>
      <w:del w:id="42" w:author="TSB (GM)" w:date="2026-06-15T18:21:00Z" w16du:dateUtc="2026-06-15T16:21:00Z">
        <w:r w:rsidDel="007D3FCF">
          <w:fldChar w:fldCharType="begin"/>
        </w:r>
        <w:r w:rsidDel="007D3FCF">
          <w:delInstrText>HYPERLINK "https://www.itu.int/md/T22-SG17-240902-TD-PLEN-2413/en" \h</w:delInstrText>
        </w:r>
        <w:r w:rsidDel="007D3FCF">
          <w:fldChar w:fldCharType="separate"/>
        </w:r>
        <w:r w:rsidDel="007D3FCF">
          <w:rPr>
            <w:rStyle w:val="Hyperlink"/>
          </w:rPr>
          <w:delText>SG17-TD42/WP4</w:delText>
        </w:r>
        <w:r w:rsidDel="007D3FCF">
          <w:fldChar w:fldCharType="end"/>
        </w:r>
      </w:del>
      <w:ins w:id="43" w:author="TSB (GM)" w:date="2026-06-15T18:21:00Z" w16du:dateUtc="2026-06-15T16:21:00Z">
        <w:r w:rsidR="007D3FCF">
          <w:fldChar w:fldCharType="begin"/>
        </w:r>
        <w:r w:rsidR="007D3FCF">
          <w:instrText>HYPERLINK "https://www.itu.int/md/T25-SG17-260601-TD-WP4-0308"</w:instrText>
        </w:r>
        <w:r w:rsidR="007D3FCF">
          <w:fldChar w:fldCharType="separate"/>
        </w:r>
        <w:r w:rsidR="007D3FCF" w:rsidRPr="007D3FCF">
          <w:rPr>
            <w:rStyle w:val="Hyperlink"/>
          </w:rPr>
          <w:t>SG17-TD308/WP4</w:t>
        </w:r>
        <w:r w:rsidR="007D3FCF">
          <w:fldChar w:fldCharType="end"/>
        </w:r>
      </w:ins>
    </w:p>
    <w:p w14:paraId="7AB93E10" w14:textId="20E746C9" w:rsidR="003512C8" w:rsidRDefault="003512C8" w:rsidP="003512C8">
      <w:pPr>
        <w:numPr>
          <w:ilvl w:val="0"/>
          <w:numId w:val="2"/>
        </w:numPr>
      </w:pPr>
      <w:r>
        <w:rPr>
          <w:b/>
          <w:bCs/>
        </w:rPr>
        <w:t>Status:</w:t>
      </w:r>
      <w:r>
        <w:t xml:space="preserve"> </w:t>
      </w:r>
      <w:del w:id="44" w:author="TSB (GM)" w:date="2026-06-15T18:25:00Z" w16du:dateUtc="2026-06-15T16:25:00Z">
        <w:r w:rsidDel="007D3FCF">
          <w:delText>Published, but temporary</w:delText>
        </w:r>
      </w:del>
      <w:ins w:id="45" w:author="TSB (GM)" w:date="2026-06-15T18:25:00Z" w16du:dateUtc="2026-06-15T16:25:00Z">
        <w:r w:rsidR="007D3FCF">
          <w:t>In progress</w:t>
        </w:r>
      </w:ins>
    </w:p>
    <w:p w14:paraId="2F8EE7AC" w14:textId="43826B77" w:rsidR="003512C8" w:rsidRDefault="003512C8" w:rsidP="003512C8">
      <w:pPr>
        <w:numPr>
          <w:ilvl w:val="0"/>
          <w:numId w:val="2"/>
        </w:numPr>
      </w:pPr>
      <w:r>
        <w:rPr>
          <w:b/>
          <w:bCs/>
        </w:rPr>
        <w:t>Publication Date:</w:t>
      </w:r>
      <w:r>
        <w:t xml:space="preserve"> 202</w:t>
      </w:r>
      <w:ins w:id="46" w:author="TSB (GM)" w:date="2026-06-15T18:21:00Z" w16du:dateUtc="2026-06-15T16:21:00Z">
        <w:r w:rsidR="007D3FCF">
          <w:t>7</w:t>
        </w:r>
      </w:ins>
      <w:del w:id="47" w:author="TSB (GM)" w:date="2026-06-15T18:21:00Z" w16du:dateUtc="2026-06-15T16:21:00Z">
        <w:r w:rsidDel="007D3FCF">
          <w:delText>4</w:delText>
        </w:r>
      </w:del>
    </w:p>
    <w:p w14:paraId="185A6EB4" w14:textId="77777777" w:rsidR="003512C8" w:rsidRDefault="003512C8" w:rsidP="003512C8">
      <w:pPr>
        <w:numPr>
          <w:ilvl w:val="0"/>
          <w:numId w:val="2"/>
        </w:numPr>
      </w:pPr>
      <w:r>
        <w:rPr>
          <w:b/>
          <w:bCs/>
        </w:rPr>
        <w:t>Media:</w:t>
      </w:r>
      <w:r>
        <w:t xml:space="preserve"> Images, Video</w:t>
      </w:r>
    </w:p>
    <w:p w14:paraId="6055B23A" w14:textId="7DA6B6D1" w:rsidR="003512C8" w:rsidRDefault="003512C8" w:rsidP="003512C8">
      <w:pPr>
        <w:numPr>
          <w:ilvl w:val="0"/>
          <w:numId w:val="2"/>
        </w:numPr>
      </w:pPr>
      <w:r>
        <w:rPr>
          <w:b/>
          <w:bCs/>
        </w:rPr>
        <w:t>Summary:</w:t>
      </w:r>
      <w:r>
        <w:t xml:space="preserve"> This </w:t>
      </w:r>
      <w:ins w:id="48" w:author="TSB (GM)" w:date="2026-06-15T18:22:00Z" w16du:dateUtc="2026-06-15T16:22:00Z">
        <w:r w:rsidR="007D3FCF">
          <w:rPr>
            <w:color w:val="000000" w:themeColor="text1"/>
          </w:rPr>
          <w:t xml:space="preserve">Recommendation provides </w:t>
        </w:r>
      </w:ins>
      <w:r>
        <w:t>guideline</w:t>
      </w:r>
      <w:ins w:id="49" w:author="TSB (GM)" w:date="2026-06-15T18:22:00Z" w16du:dateUtc="2026-06-15T16:22:00Z">
        <w:r w:rsidR="007D3FCF">
          <w:t>s</w:t>
        </w:r>
      </w:ins>
      <w:r>
        <w:t xml:space="preserve"> </w:t>
      </w:r>
      <w:del w:id="50" w:author="TSB (GM)" w:date="2026-06-15T18:22:00Z" w16du:dateUtc="2026-06-15T16:22:00Z">
        <w:r w:rsidDel="007D3FCF">
          <w:delText xml:space="preserve">offers methods </w:delText>
        </w:r>
      </w:del>
      <w:r>
        <w:t xml:space="preserve">for </w:t>
      </w:r>
      <w:del w:id="51" w:author="TSB (GM)" w:date="2026-06-15T18:22:00Z" w16du:dateUtc="2026-06-15T16:22:00Z">
        <w:r w:rsidDel="007D3FCF">
          <w:delText xml:space="preserve">implementing </w:delText>
        </w:r>
      </w:del>
      <w:ins w:id="52" w:author="TSB (GM)" w:date="2026-06-15T18:22:00Z" w16du:dateUtc="2026-06-15T16:22:00Z">
        <w:r w:rsidR="007D3FCF">
          <w:t xml:space="preserve">implementation of </w:t>
        </w:r>
      </w:ins>
      <w:r>
        <w:t>digital watermarking</w:t>
      </w:r>
      <w:ins w:id="53" w:author="TSB (GM)" w:date="2026-06-15T18:22:00Z" w16du:dateUtc="2026-06-15T16:22:00Z">
        <w:r w:rsidR="007D3FCF">
          <w:t xml:space="preserve"> through a detailed methodology</w:t>
        </w:r>
      </w:ins>
      <w:ins w:id="54" w:author="TSB (GM)" w:date="2026-06-15T18:23:00Z" w16du:dateUtc="2026-06-15T16:23:00Z">
        <w:r w:rsidR="007D3FCF">
          <w:t xml:space="preserve"> approach, including watermark preparation, embedding, distribution, and extraction</w:t>
        </w:r>
      </w:ins>
      <w:r>
        <w:t xml:space="preserve">. It </w:t>
      </w:r>
      <w:ins w:id="55" w:author="TSB (GM)" w:date="2026-06-15T18:23:00Z" w16du:dateUtc="2026-06-15T16:23:00Z">
        <w:r w:rsidR="007D3FCF">
          <w:t>targets a wide range of digital content carriers</w:t>
        </w:r>
      </w:ins>
      <w:ins w:id="56" w:author="TSB (GM)" w:date="2026-06-15T18:24:00Z" w16du:dateUtc="2026-06-15T16:24:00Z">
        <w:r w:rsidR="007D3FCF">
          <w:t xml:space="preserve">, </w:t>
        </w:r>
      </w:ins>
      <w:del w:id="57" w:author="TSB (GM)" w:date="2026-06-15T18:24:00Z" w16du:dateUtc="2026-06-15T16:24:00Z">
        <w:r w:rsidDel="007D3FCF">
          <w:delText xml:space="preserve">includes </w:delText>
        </w:r>
      </w:del>
      <w:ins w:id="58" w:author="TSB (GM)" w:date="2026-06-15T18:24:00Z" w16du:dateUtc="2026-06-15T16:24:00Z">
        <w:r w:rsidR="007D3FCF">
          <w:t>including images, videos, files, and emerging artificial intelligence (AI) generated content.</w:t>
        </w:r>
      </w:ins>
      <w:del w:id="59" w:author="TSB (GM)" w:date="2026-06-15T18:24:00Z" w16du:dateUtc="2026-06-15T16:24:00Z">
        <w:r w:rsidDel="007D3FCF">
          <w:delText>guidelines for creating and maintaining watermark files, which can be used to document the watermarking of digital assets. This helps in ensuring that content is properly accounted for and can be easily identified and retrieved.</w:delText>
        </w:r>
      </w:del>
    </w:p>
    <w:p w14:paraId="52A335CF" w14:textId="77777777" w:rsidR="003512C8" w:rsidRDefault="003512C8" w:rsidP="003512C8">
      <w:pPr>
        <w:pStyle w:val="Heading2"/>
      </w:pPr>
      <w:bookmarkStart w:id="60" w:name="X6cc1cfd4c78e4b6e334268b87f7e50295f558b3"/>
      <w:bookmarkEnd w:id="38"/>
      <w:r>
        <w:lastRenderedPageBreak/>
        <w:t>DRM technology for digital publications Part 1: Overview of copyright protection technologies in use in the publishing industry</w:t>
      </w:r>
    </w:p>
    <w:p w14:paraId="5A541EC3" w14:textId="77777777" w:rsidR="003512C8" w:rsidRDefault="003512C8" w:rsidP="003512C8">
      <w:pPr>
        <w:numPr>
          <w:ilvl w:val="0"/>
          <w:numId w:val="2"/>
        </w:numPr>
      </w:pPr>
      <w:r>
        <w:rPr>
          <w:b/>
          <w:bCs/>
        </w:rPr>
        <w:t>SDO/Group:</w:t>
      </w:r>
      <w:r>
        <w:t xml:space="preserve"> ISO/IEC JTC 1/SC 34</w:t>
      </w:r>
    </w:p>
    <w:p w14:paraId="682D1380" w14:textId="77777777" w:rsidR="003512C8" w:rsidRDefault="003512C8" w:rsidP="003512C8">
      <w:pPr>
        <w:numPr>
          <w:ilvl w:val="0"/>
          <w:numId w:val="2"/>
        </w:numPr>
      </w:pPr>
      <w:r>
        <w:rPr>
          <w:b/>
          <w:bCs/>
        </w:rPr>
        <w:t>Link:</w:t>
      </w:r>
      <w:r>
        <w:t xml:space="preserve"> </w:t>
      </w:r>
      <w:hyperlink r:id="rId24">
        <w:r>
          <w:rPr>
            <w:rStyle w:val="Hyperlink"/>
          </w:rPr>
          <w:t>ISO/IEC 23078-1:2024</w:t>
        </w:r>
      </w:hyperlink>
    </w:p>
    <w:p w14:paraId="24520E96" w14:textId="77777777" w:rsidR="003512C8" w:rsidRDefault="003512C8" w:rsidP="003512C8">
      <w:pPr>
        <w:numPr>
          <w:ilvl w:val="0"/>
          <w:numId w:val="2"/>
        </w:numPr>
      </w:pPr>
      <w:r>
        <w:rPr>
          <w:b/>
          <w:bCs/>
        </w:rPr>
        <w:t>Status:</w:t>
      </w:r>
      <w:r>
        <w:t xml:space="preserve"> Published</w:t>
      </w:r>
    </w:p>
    <w:p w14:paraId="7B065858" w14:textId="77777777" w:rsidR="003512C8" w:rsidRDefault="003512C8" w:rsidP="003512C8">
      <w:pPr>
        <w:numPr>
          <w:ilvl w:val="0"/>
          <w:numId w:val="2"/>
        </w:numPr>
      </w:pPr>
      <w:r>
        <w:rPr>
          <w:b/>
          <w:bCs/>
        </w:rPr>
        <w:t>Publication Date:</w:t>
      </w:r>
      <w:r>
        <w:t xml:space="preserve"> 2024</w:t>
      </w:r>
    </w:p>
    <w:p w14:paraId="3D782F97" w14:textId="77777777" w:rsidR="003512C8" w:rsidRDefault="003512C8" w:rsidP="003512C8">
      <w:pPr>
        <w:numPr>
          <w:ilvl w:val="0"/>
          <w:numId w:val="2"/>
        </w:numPr>
      </w:pPr>
      <w:r>
        <w:rPr>
          <w:b/>
          <w:bCs/>
        </w:rPr>
        <w:t>Media:</w:t>
      </w:r>
      <w:r>
        <w:t xml:space="preserve"> EPUB, PDF</w:t>
      </w:r>
    </w:p>
    <w:p w14:paraId="46C684DA" w14:textId="77777777" w:rsidR="003512C8" w:rsidRDefault="003512C8" w:rsidP="003512C8">
      <w:pPr>
        <w:numPr>
          <w:ilvl w:val="0"/>
          <w:numId w:val="2"/>
        </w:numPr>
      </w:pPr>
      <w:r>
        <w:rPr>
          <w:b/>
          <w:bCs/>
        </w:rPr>
        <w:t>Summary:</w:t>
      </w:r>
      <w:r>
        <w:t xml:space="preserve"> This standard provides an overview of DRM technologies for digital publications. It includes guidelines for creating and maintaining DRM files, which can be used to document the DRM of digital assets. This helps in ensuring that content is properly accounted for and can be easily identified and retrieved.</w:t>
      </w:r>
    </w:p>
    <w:p w14:paraId="48E38699" w14:textId="77777777" w:rsidR="003512C8" w:rsidRDefault="003512C8" w:rsidP="003512C8">
      <w:pPr>
        <w:pStyle w:val="Heading2"/>
      </w:pPr>
      <w:bookmarkStart w:id="61" w:name="X291edeb9c7315faebe95c366a195efc2c1b9115"/>
      <w:bookmarkEnd w:id="60"/>
      <w:r>
        <w:t>IEEE Draft Standard for Evaluation Method of Robustness of Digital Watermarking Implementation in Digital Contents</w:t>
      </w:r>
    </w:p>
    <w:p w14:paraId="5BAF6888" w14:textId="77777777" w:rsidR="003512C8" w:rsidRDefault="003512C8" w:rsidP="003512C8">
      <w:pPr>
        <w:numPr>
          <w:ilvl w:val="0"/>
          <w:numId w:val="2"/>
        </w:numPr>
      </w:pPr>
      <w:r>
        <w:rPr>
          <w:b/>
          <w:bCs/>
        </w:rPr>
        <w:t>SDO/Group:</w:t>
      </w:r>
      <w:r>
        <w:t xml:space="preserve"> IEEE</w:t>
      </w:r>
    </w:p>
    <w:p w14:paraId="734A1826" w14:textId="77777777" w:rsidR="003512C8" w:rsidRDefault="003512C8" w:rsidP="003512C8">
      <w:pPr>
        <w:numPr>
          <w:ilvl w:val="0"/>
          <w:numId w:val="2"/>
        </w:numPr>
      </w:pPr>
      <w:r>
        <w:rPr>
          <w:b/>
          <w:bCs/>
        </w:rPr>
        <w:t>Link:</w:t>
      </w:r>
      <w:r>
        <w:t xml:space="preserve"> </w:t>
      </w:r>
      <w:hyperlink r:id="rId25">
        <w:r>
          <w:rPr>
            <w:rStyle w:val="Hyperlink"/>
          </w:rPr>
          <w:t>IEEE P3361</w:t>
        </w:r>
      </w:hyperlink>
    </w:p>
    <w:p w14:paraId="7C8D5579" w14:textId="77777777" w:rsidR="003512C8" w:rsidRDefault="003512C8" w:rsidP="003512C8">
      <w:pPr>
        <w:numPr>
          <w:ilvl w:val="0"/>
          <w:numId w:val="2"/>
        </w:numPr>
      </w:pPr>
      <w:r>
        <w:rPr>
          <w:b/>
          <w:bCs/>
        </w:rPr>
        <w:t>Status:</w:t>
      </w:r>
      <w:r>
        <w:t xml:space="preserve"> In progress</w:t>
      </w:r>
    </w:p>
    <w:p w14:paraId="551503E8" w14:textId="77777777" w:rsidR="003512C8" w:rsidRDefault="003512C8" w:rsidP="003512C8">
      <w:pPr>
        <w:numPr>
          <w:ilvl w:val="0"/>
          <w:numId w:val="2"/>
        </w:numPr>
      </w:pPr>
      <w:r>
        <w:rPr>
          <w:b/>
          <w:bCs/>
        </w:rPr>
        <w:t>Media:</w:t>
      </w:r>
      <w:r>
        <w:t xml:space="preserve"> Any</w:t>
      </w:r>
    </w:p>
    <w:p w14:paraId="2243CC5A" w14:textId="77777777" w:rsidR="003512C8" w:rsidRDefault="003512C8" w:rsidP="003512C8">
      <w:pPr>
        <w:numPr>
          <w:ilvl w:val="0"/>
          <w:numId w:val="2"/>
        </w:numPr>
      </w:pPr>
      <w:r>
        <w:rPr>
          <w:b/>
          <w:bCs/>
        </w:rPr>
        <w:t>Summary:</w:t>
      </w:r>
      <w:r>
        <w:t xml:space="preserve"> This draft standard offers methods for evaluating the robustness of digital watermarking. It includes guidelines for creating and maintaining evaluation files, which can be used to document the evaluation of digital assets. This helps in ensuring that content is properly accounted for and can be easily identified and retrieved.</w:t>
      </w:r>
    </w:p>
    <w:p w14:paraId="1E034FD8" w14:textId="77777777" w:rsidR="003512C8" w:rsidRDefault="003512C8" w:rsidP="003512C8">
      <w:pPr>
        <w:pStyle w:val="Heading2"/>
      </w:pPr>
      <w:bookmarkStart w:id="62" w:name="Xd606bc97aa4a2e48390bda56aa16155e8c54aab"/>
      <w:bookmarkEnd w:id="61"/>
      <w:r>
        <w:t>H.MMAUTH: Framework for authentication of multimedia content</w:t>
      </w:r>
    </w:p>
    <w:p w14:paraId="001ADF53" w14:textId="77777777" w:rsidR="003512C8" w:rsidRDefault="003512C8" w:rsidP="003512C8">
      <w:pPr>
        <w:numPr>
          <w:ilvl w:val="0"/>
          <w:numId w:val="2"/>
        </w:numPr>
      </w:pPr>
      <w:r>
        <w:rPr>
          <w:b/>
          <w:bCs/>
        </w:rPr>
        <w:t>SDO/Group:</w:t>
      </w:r>
      <w:r>
        <w:t xml:space="preserve"> ITU-T SG21/Q9</w:t>
      </w:r>
    </w:p>
    <w:p w14:paraId="21F61C11" w14:textId="77777777" w:rsidR="003512C8" w:rsidRDefault="003512C8" w:rsidP="003512C8">
      <w:pPr>
        <w:numPr>
          <w:ilvl w:val="0"/>
          <w:numId w:val="2"/>
        </w:numPr>
      </w:pPr>
      <w:r>
        <w:rPr>
          <w:b/>
          <w:bCs/>
        </w:rPr>
        <w:t>Link:</w:t>
      </w:r>
      <w:r>
        <w:t xml:space="preserve"> </w:t>
      </w:r>
      <w:hyperlink r:id="rId26">
        <w:r>
          <w:rPr>
            <w:rStyle w:val="Hyperlink"/>
          </w:rPr>
          <w:t>H.MMAUTH</w:t>
        </w:r>
      </w:hyperlink>
    </w:p>
    <w:p w14:paraId="799F7265" w14:textId="77777777" w:rsidR="003512C8" w:rsidRDefault="003512C8" w:rsidP="003512C8">
      <w:pPr>
        <w:numPr>
          <w:ilvl w:val="0"/>
          <w:numId w:val="2"/>
        </w:numPr>
      </w:pPr>
      <w:r>
        <w:rPr>
          <w:b/>
          <w:bCs/>
        </w:rPr>
        <w:t>Status:</w:t>
      </w:r>
      <w:r>
        <w:t xml:space="preserve"> In progress</w:t>
      </w:r>
    </w:p>
    <w:p w14:paraId="74F47A15" w14:textId="77777777" w:rsidR="003512C8" w:rsidRDefault="003512C8" w:rsidP="003512C8">
      <w:pPr>
        <w:numPr>
          <w:ilvl w:val="0"/>
          <w:numId w:val="2"/>
        </w:numPr>
      </w:pPr>
      <w:r>
        <w:rPr>
          <w:b/>
          <w:bCs/>
        </w:rPr>
        <w:t>Media:</w:t>
      </w:r>
      <w:r>
        <w:t xml:space="preserve"> Video</w:t>
      </w:r>
    </w:p>
    <w:p w14:paraId="61FC7F53" w14:textId="77777777" w:rsidR="003512C8" w:rsidRDefault="003512C8" w:rsidP="003512C8">
      <w:pPr>
        <w:numPr>
          <w:ilvl w:val="0"/>
          <w:numId w:val="2"/>
        </w:numPr>
      </w:pPr>
      <w:r>
        <w:rPr>
          <w:b/>
          <w:bCs/>
        </w:rPr>
        <w:t>Summary:</w:t>
      </w:r>
      <w:r>
        <w:t xml:space="preserve"> This Draft Recommendation specifies a technical solution for the verification of multimedia content integrity, enabling users to confirm the authenticity of the content by its creators, such as governments, companies, or </w:t>
      </w:r>
      <w:r>
        <w:lastRenderedPageBreak/>
        <w:t>news organizations. The solution is based on the digital signing of data streams. The content creator (encoder) uses a private key to sign the content, while the recipient (decoder) uses a corresponding public key to verify the authenticity. The public key, necessary for verification, is not derived directly from the data stream but is obtained through a trusted, independent method, such as a third-party trust center.</w:t>
      </w:r>
    </w:p>
    <w:p w14:paraId="2EAD6B32" w14:textId="0F048D27" w:rsidR="003512C8" w:rsidRDefault="00C40CDA" w:rsidP="003512C8">
      <w:pPr>
        <w:pStyle w:val="Heading2"/>
      </w:pPr>
      <w:bookmarkStart w:id="63" w:name="Xde607fde064f054356ce81b2272e81dd8bac260"/>
      <w:bookmarkEnd w:id="62"/>
      <w:ins w:id="64" w:author="Mauree, Venkatesen" w:date="2026-06-16T11:51:00Z" w16du:dateUtc="2026-06-16T09:51:00Z">
        <w:r>
          <w:t xml:space="preserve">ITU-T Recommendation </w:t>
        </w:r>
      </w:ins>
      <w:r w:rsidR="003512C8">
        <w:t>H.274(V4): Versatile supplemental enhancement information messages for coded video bitstreams</w:t>
      </w:r>
    </w:p>
    <w:p w14:paraId="4DF6210C" w14:textId="77777777" w:rsidR="003512C8" w:rsidRDefault="003512C8" w:rsidP="003512C8">
      <w:pPr>
        <w:numPr>
          <w:ilvl w:val="0"/>
          <w:numId w:val="2"/>
        </w:numPr>
      </w:pPr>
      <w:r>
        <w:rPr>
          <w:b/>
          <w:bCs/>
        </w:rPr>
        <w:t>SDO/Group:</w:t>
      </w:r>
      <w:r>
        <w:t xml:space="preserve"> JVET (ITU-T SG21 &amp; ISO/IEC JTC 1/SC 29/ WG5)</w:t>
      </w:r>
    </w:p>
    <w:p w14:paraId="765EB8ED" w14:textId="77777777" w:rsidR="003512C8" w:rsidRDefault="003512C8" w:rsidP="003512C8">
      <w:pPr>
        <w:numPr>
          <w:ilvl w:val="0"/>
          <w:numId w:val="2"/>
        </w:numPr>
      </w:pPr>
      <w:r>
        <w:rPr>
          <w:b/>
          <w:bCs/>
        </w:rPr>
        <w:t>Link:</w:t>
      </w:r>
      <w:r>
        <w:t xml:space="preserve"> </w:t>
      </w:r>
      <w:hyperlink r:id="rId27">
        <w:r>
          <w:rPr>
            <w:rStyle w:val="Hyperlink"/>
          </w:rPr>
          <w:t>H.274(V4)</w:t>
        </w:r>
      </w:hyperlink>
    </w:p>
    <w:p w14:paraId="2AE947B2" w14:textId="77777777" w:rsidR="003512C8" w:rsidRDefault="003512C8" w:rsidP="003512C8">
      <w:pPr>
        <w:numPr>
          <w:ilvl w:val="0"/>
          <w:numId w:val="2"/>
        </w:numPr>
      </w:pPr>
      <w:r>
        <w:rPr>
          <w:b/>
          <w:bCs/>
        </w:rPr>
        <w:t>Status:</w:t>
      </w:r>
      <w:r>
        <w:t xml:space="preserve"> Published</w:t>
      </w:r>
    </w:p>
    <w:p w14:paraId="6F90972B" w14:textId="4C064466" w:rsidR="00FB5157" w:rsidRDefault="00FB5157" w:rsidP="003512C8">
      <w:pPr>
        <w:numPr>
          <w:ilvl w:val="0"/>
          <w:numId w:val="2"/>
        </w:numPr>
      </w:pPr>
      <w:r w:rsidRPr="00FB5157">
        <w:rPr>
          <w:b/>
          <w:bCs/>
        </w:rPr>
        <w:t>Publication Date</w:t>
      </w:r>
      <w:r w:rsidRPr="00FB5157">
        <w:t>: 2026</w:t>
      </w:r>
    </w:p>
    <w:p w14:paraId="52704B35" w14:textId="77777777" w:rsidR="003512C8" w:rsidRDefault="003512C8" w:rsidP="003512C8">
      <w:pPr>
        <w:numPr>
          <w:ilvl w:val="0"/>
          <w:numId w:val="2"/>
        </w:numPr>
      </w:pPr>
      <w:r>
        <w:rPr>
          <w:b/>
          <w:bCs/>
        </w:rPr>
        <w:t>Media:</w:t>
      </w:r>
      <w:r>
        <w:t xml:space="preserve"> Video</w:t>
      </w:r>
    </w:p>
    <w:p w14:paraId="39021E66" w14:textId="77777777" w:rsidR="003512C8" w:rsidRDefault="003512C8" w:rsidP="003512C8">
      <w:pPr>
        <w:numPr>
          <w:ilvl w:val="0"/>
          <w:numId w:val="2"/>
        </w:numPr>
      </w:pPr>
      <w:r>
        <w:rPr>
          <w:b/>
          <w:bCs/>
        </w:rPr>
        <w:t>Summary:</w:t>
      </w:r>
      <w:r>
        <w:t xml:space="preserve"> This specification contains changes to the versatile supplemental enhancement information messages for coded video bitstreams (VSEI) standard to specify additional SEI messages that will be useful for the purposes of content provenance, trust and authenticity.</w:t>
      </w:r>
    </w:p>
    <w:p w14:paraId="21550958" w14:textId="77777777" w:rsidR="003512C8" w:rsidRDefault="003512C8" w:rsidP="003512C8">
      <w:pPr>
        <w:pStyle w:val="Heading2"/>
      </w:pPr>
      <w:bookmarkStart w:id="65" w:name="X794a6d0610c198ce6510c92b4a34e573cf4397d"/>
      <w:bookmarkEnd w:id="63"/>
      <w:r>
        <w:t>H.VADS: Assessment criteria for video authenticity detection services</w:t>
      </w:r>
    </w:p>
    <w:p w14:paraId="56544A16" w14:textId="77777777" w:rsidR="003512C8" w:rsidRDefault="003512C8" w:rsidP="003512C8">
      <w:pPr>
        <w:numPr>
          <w:ilvl w:val="0"/>
          <w:numId w:val="2"/>
        </w:numPr>
      </w:pPr>
      <w:r>
        <w:rPr>
          <w:b/>
          <w:bCs/>
        </w:rPr>
        <w:t>SDO/Group:</w:t>
      </w:r>
      <w:r>
        <w:t xml:space="preserve"> ITU-T SG21/Q7</w:t>
      </w:r>
    </w:p>
    <w:p w14:paraId="7AAB1504" w14:textId="77777777" w:rsidR="003512C8" w:rsidRDefault="003512C8" w:rsidP="003512C8">
      <w:pPr>
        <w:numPr>
          <w:ilvl w:val="0"/>
          <w:numId w:val="2"/>
        </w:numPr>
      </w:pPr>
      <w:r>
        <w:rPr>
          <w:b/>
          <w:bCs/>
        </w:rPr>
        <w:t>Link:</w:t>
      </w:r>
      <w:r>
        <w:t xml:space="preserve"> </w:t>
      </w:r>
      <w:hyperlink r:id="rId28">
        <w:r>
          <w:rPr>
            <w:rStyle w:val="Hyperlink"/>
          </w:rPr>
          <w:t>H.VADS</w:t>
        </w:r>
      </w:hyperlink>
    </w:p>
    <w:p w14:paraId="1052314B" w14:textId="77777777" w:rsidR="003512C8" w:rsidRDefault="003512C8" w:rsidP="003512C8">
      <w:pPr>
        <w:numPr>
          <w:ilvl w:val="0"/>
          <w:numId w:val="2"/>
        </w:numPr>
      </w:pPr>
      <w:r>
        <w:rPr>
          <w:b/>
          <w:bCs/>
        </w:rPr>
        <w:t>Status:</w:t>
      </w:r>
      <w:r>
        <w:t xml:space="preserve"> In progress</w:t>
      </w:r>
    </w:p>
    <w:p w14:paraId="3C39C0DF" w14:textId="77777777" w:rsidR="003512C8" w:rsidRDefault="003512C8" w:rsidP="003512C8">
      <w:pPr>
        <w:numPr>
          <w:ilvl w:val="0"/>
          <w:numId w:val="2"/>
        </w:numPr>
      </w:pPr>
      <w:r>
        <w:rPr>
          <w:b/>
          <w:bCs/>
        </w:rPr>
        <w:t>Media:</w:t>
      </w:r>
      <w:r>
        <w:t xml:space="preserve"> Video</w:t>
      </w:r>
    </w:p>
    <w:p w14:paraId="0EA8EE73" w14:textId="77777777" w:rsidR="003512C8" w:rsidRDefault="003512C8" w:rsidP="003512C8">
      <w:pPr>
        <w:numPr>
          <w:ilvl w:val="0"/>
          <w:numId w:val="2"/>
        </w:numPr>
      </w:pPr>
      <w:r>
        <w:rPr>
          <w:b/>
          <w:bCs/>
        </w:rPr>
        <w:t>Summary:</w:t>
      </w:r>
      <w:r>
        <w:t xml:space="preserve"> This Draft Recommendation provides a comprehensive assessment framework for video authenticity detection services. It specifies the requirements, assessment categories, key metrics, and methods to evaluate the capabilities of video authenticity detection services. By establishing a structured, criteria-based approach, this Draft Recommendation would guide the development, evaluation, and selection of reliable and effective video authenticity detection services.</w:t>
      </w:r>
    </w:p>
    <w:p w14:paraId="01D0778A" w14:textId="77777777" w:rsidR="003512C8" w:rsidRDefault="003512C8" w:rsidP="003512C8">
      <w:pPr>
        <w:pStyle w:val="Heading2"/>
      </w:pPr>
      <w:bookmarkStart w:id="66" w:name="credible-web"/>
      <w:bookmarkEnd w:id="65"/>
      <w:r>
        <w:t>Credible Web</w:t>
      </w:r>
    </w:p>
    <w:p w14:paraId="3586A0BB" w14:textId="77777777" w:rsidR="003512C8" w:rsidRDefault="003512C8" w:rsidP="003512C8">
      <w:pPr>
        <w:numPr>
          <w:ilvl w:val="0"/>
          <w:numId w:val="2"/>
        </w:numPr>
      </w:pPr>
      <w:r>
        <w:rPr>
          <w:b/>
          <w:bCs/>
        </w:rPr>
        <w:t>SDO/Group:</w:t>
      </w:r>
      <w:r>
        <w:t xml:space="preserve"> W3C</w:t>
      </w:r>
    </w:p>
    <w:p w14:paraId="08D0F73D" w14:textId="77777777" w:rsidR="003512C8" w:rsidRDefault="003512C8" w:rsidP="003512C8">
      <w:pPr>
        <w:numPr>
          <w:ilvl w:val="0"/>
          <w:numId w:val="2"/>
        </w:numPr>
      </w:pPr>
      <w:r>
        <w:rPr>
          <w:b/>
          <w:bCs/>
        </w:rPr>
        <w:t>Link:</w:t>
      </w:r>
      <w:r>
        <w:t xml:space="preserve"> </w:t>
      </w:r>
      <w:hyperlink r:id="rId29">
        <w:r>
          <w:rPr>
            <w:rStyle w:val="Hyperlink"/>
          </w:rPr>
          <w:t>Cred Web</w:t>
        </w:r>
      </w:hyperlink>
    </w:p>
    <w:p w14:paraId="53A98659" w14:textId="77777777" w:rsidR="003512C8" w:rsidRDefault="003512C8" w:rsidP="003512C8">
      <w:pPr>
        <w:numPr>
          <w:ilvl w:val="0"/>
          <w:numId w:val="2"/>
        </w:numPr>
      </w:pPr>
      <w:r>
        <w:rPr>
          <w:b/>
          <w:bCs/>
        </w:rPr>
        <w:t>Status:</w:t>
      </w:r>
      <w:r>
        <w:t xml:space="preserve"> In Progress</w:t>
      </w:r>
    </w:p>
    <w:p w14:paraId="2993DE19" w14:textId="77777777" w:rsidR="003512C8" w:rsidRDefault="003512C8" w:rsidP="003512C8">
      <w:pPr>
        <w:numPr>
          <w:ilvl w:val="0"/>
          <w:numId w:val="2"/>
        </w:numPr>
      </w:pPr>
      <w:r>
        <w:rPr>
          <w:b/>
          <w:bCs/>
        </w:rPr>
        <w:lastRenderedPageBreak/>
        <w:t>Media:</w:t>
      </w:r>
      <w:r>
        <w:t xml:space="preserve"> Web pages</w:t>
      </w:r>
    </w:p>
    <w:p w14:paraId="28BC2FCA" w14:textId="77777777" w:rsidR="003512C8" w:rsidRDefault="003512C8" w:rsidP="003512C8">
      <w:pPr>
        <w:numPr>
          <w:ilvl w:val="0"/>
          <w:numId w:val="2"/>
        </w:numPr>
      </w:pPr>
      <w:r>
        <w:rPr>
          <w:b/>
          <w:bCs/>
        </w:rPr>
        <w:t>Summary:</w:t>
      </w:r>
      <w:r>
        <w:t xml:space="preserve"> The mission of the W3C Credible Web Community Group is to help shift the Web toward more trustworthy content without increasing censorship or social division. We want users to be able to tell when content is reliable, accurate, and shared in good faith, and to help them steer away from deceptive content. At the same time, we affirm the need for users to find the content they want and to interact freely in the communities they choose. To balance any conflict between these goals, we are committed to providing technologies which keep end-users in control of their Web experience.</w:t>
      </w:r>
    </w:p>
    <w:p w14:paraId="56820F87" w14:textId="77777777" w:rsidR="003512C8" w:rsidRDefault="003512C8" w:rsidP="003512C8">
      <w:pPr>
        <w:pStyle w:val="Heading2"/>
      </w:pPr>
      <w:bookmarkStart w:id="67" w:name="Xc7d11d4e977022303fe4977f3b219dd4b48d411"/>
      <w:bookmarkEnd w:id="66"/>
      <w:r>
        <w:t>Technical and Governance Guidelines for Responsible Data Collection</w:t>
      </w:r>
    </w:p>
    <w:p w14:paraId="569AA241" w14:textId="77777777" w:rsidR="003512C8" w:rsidRDefault="003512C8" w:rsidP="003512C8">
      <w:pPr>
        <w:numPr>
          <w:ilvl w:val="0"/>
          <w:numId w:val="2"/>
        </w:numPr>
      </w:pPr>
      <w:r>
        <w:rPr>
          <w:b/>
          <w:bCs/>
        </w:rPr>
        <w:t>SDO/Group:</w:t>
      </w:r>
      <w:r>
        <w:t xml:space="preserve"> Alliance for Responsible Data Collection (ARDC)</w:t>
      </w:r>
    </w:p>
    <w:p w14:paraId="054F8D41" w14:textId="77777777" w:rsidR="003512C8" w:rsidRDefault="003512C8" w:rsidP="003512C8">
      <w:pPr>
        <w:numPr>
          <w:ilvl w:val="0"/>
          <w:numId w:val="2"/>
        </w:numPr>
      </w:pPr>
      <w:r>
        <w:rPr>
          <w:b/>
          <w:bCs/>
        </w:rPr>
        <w:t>Link:</w:t>
      </w:r>
      <w:r>
        <w:t xml:space="preserve"> </w:t>
      </w:r>
      <w:hyperlink r:id="rId30">
        <w:r>
          <w:rPr>
            <w:rStyle w:val="Hyperlink"/>
          </w:rPr>
          <w:t>Technical and Governance Guidelines for Responsible Data Collection</w:t>
        </w:r>
      </w:hyperlink>
    </w:p>
    <w:p w14:paraId="57EAB0D5" w14:textId="77777777" w:rsidR="003512C8" w:rsidRDefault="003512C8" w:rsidP="003512C8">
      <w:pPr>
        <w:numPr>
          <w:ilvl w:val="0"/>
          <w:numId w:val="2"/>
        </w:numPr>
      </w:pPr>
      <w:r>
        <w:rPr>
          <w:b/>
          <w:bCs/>
        </w:rPr>
        <w:t>Status:</w:t>
      </w:r>
      <w:r>
        <w:t xml:space="preserve"> Published</w:t>
      </w:r>
    </w:p>
    <w:p w14:paraId="618EBA63" w14:textId="77777777" w:rsidR="003512C8" w:rsidRDefault="003512C8" w:rsidP="003512C8">
      <w:pPr>
        <w:numPr>
          <w:ilvl w:val="0"/>
          <w:numId w:val="2"/>
        </w:numPr>
      </w:pPr>
      <w:r>
        <w:rPr>
          <w:b/>
          <w:bCs/>
        </w:rPr>
        <w:t>Publication Date:</w:t>
      </w:r>
      <w:r>
        <w:t xml:space="preserve"> 2024</w:t>
      </w:r>
    </w:p>
    <w:p w14:paraId="3B914E18" w14:textId="77777777" w:rsidR="003512C8" w:rsidRDefault="003512C8" w:rsidP="003512C8">
      <w:pPr>
        <w:numPr>
          <w:ilvl w:val="0"/>
          <w:numId w:val="2"/>
        </w:numPr>
      </w:pPr>
      <w:r>
        <w:rPr>
          <w:b/>
          <w:bCs/>
        </w:rPr>
        <w:t>Media:</w:t>
      </w:r>
      <w:r>
        <w:t xml:space="preserve"> Data</w:t>
      </w:r>
    </w:p>
    <w:p w14:paraId="506DB84C" w14:textId="77777777" w:rsidR="003512C8" w:rsidRDefault="003512C8" w:rsidP="003512C8">
      <w:pPr>
        <w:numPr>
          <w:ilvl w:val="0"/>
          <w:numId w:val="2"/>
        </w:numPr>
      </w:pPr>
      <w:r>
        <w:rPr>
          <w:b/>
          <w:bCs/>
        </w:rPr>
        <w:t>Summary:</w:t>
      </w:r>
      <w:r>
        <w:t xml:space="preserve"> With the rapid expansion of online digital data, it is critical to establish responsible data collection standards that provide data collectors with guidance on best practices, provide third parties with a reliable means to assess whether the public web data they seek to use has been responsibly sourced, and protect public access to public data. The technical guidelines set forth below are part of a broader framework for responsible data collection that includes important guidelines for data collection governance. As such, all ARDC guidelines must be applied holistically. These standards build upon previous work by the FISD-SIA-Alternative Data Council on Web Data Collection Considerations.</w:t>
      </w:r>
    </w:p>
    <w:p w14:paraId="1C4423B0" w14:textId="77777777" w:rsidR="003512C8" w:rsidRDefault="003512C8" w:rsidP="003512C8">
      <w:pPr>
        <w:pStyle w:val="Heading2"/>
      </w:pPr>
      <w:bookmarkStart w:id="68" w:name="data-provenance-standards"/>
      <w:bookmarkEnd w:id="67"/>
      <w:r>
        <w:t>Data Provenance Standards</w:t>
      </w:r>
    </w:p>
    <w:p w14:paraId="7D19D5E0" w14:textId="77777777" w:rsidR="003512C8" w:rsidRDefault="003512C8" w:rsidP="003512C8">
      <w:pPr>
        <w:numPr>
          <w:ilvl w:val="0"/>
          <w:numId w:val="2"/>
        </w:numPr>
      </w:pPr>
      <w:r>
        <w:rPr>
          <w:b/>
          <w:bCs/>
        </w:rPr>
        <w:t>SDO/Group:</w:t>
      </w:r>
      <w:r>
        <w:t xml:space="preserve"> Data &amp; Trust Alliance</w:t>
      </w:r>
    </w:p>
    <w:p w14:paraId="632EE264" w14:textId="77777777" w:rsidR="003512C8" w:rsidRDefault="003512C8" w:rsidP="003512C8">
      <w:pPr>
        <w:numPr>
          <w:ilvl w:val="0"/>
          <w:numId w:val="2"/>
        </w:numPr>
      </w:pPr>
      <w:r>
        <w:rPr>
          <w:b/>
          <w:bCs/>
        </w:rPr>
        <w:t>Link:</w:t>
      </w:r>
      <w:r>
        <w:t xml:space="preserve"> </w:t>
      </w:r>
      <w:hyperlink r:id="rId31">
        <w:r>
          <w:rPr>
            <w:rStyle w:val="Hyperlink"/>
          </w:rPr>
          <w:t>D&amp;TA Data Provenance Standards v1.0.0</w:t>
        </w:r>
      </w:hyperlink>
    </w:p>
    <w:p w14:paraId="18B00573" w14:textId="77777777" w:rsidR="003512C8" w:rsidRDefault="003512C8" w:rsidP="003512C8">
      <w:pPr>
        <w:numPr>
          <w:ilvl w:val="0"/>
          <w:numId w:val="2"/>
        </w:numPr>
      </w:pPr>
      <w:r>
        <w:rPr>
          <w:b/>
          <w:bCs/>
        </w:rPr>
        <w:t>Status:</w:t>
      </w:r>
      <w:r>
        <w:t xml:space="preserve"> Published</w:t>
      </w:r>
    </w:p>
    <w:p w14:paraId="33CDCE91" w14:textId="77777777" w:rsidR="003512C8" w:rsidRDefault="003512C8" w:rsidP="003512C8">
      <w:pPr>
        <w:numPr>
          <w:ilvl w:val="0"/>
          <w:numId w:val="2"/>
        </w:numPr>
      </w:pPr>
      <w:r>
        <w:rPr>
          <w:b/>
          <w:bCs/>
        </w:rPr>
        <w:t>Publication Date:</w:t>
      </w:r>
      <w:r>
        <w:t xml:space="preserve"> 2024</w:t>
      </w:r>
    </w:p>
    <w:p w14:paraId="797A5695" w14:textId="77777777" w:rsidR="003512C8" w:rsidRDefault="003512C8" w:rsidP="003512C8">
      <w:pPr>
        <w:numPr>
          <w:ilvl w:val="0"/>
          <w:numId w:val="2"/>
        </w:numPr>
      </w:pPr>
      <w:r>
        <w:rPr>
          <w:b/>
          <w:bCs/>
        </w:rPr>
        <w:t>Media:</w:t>
      </w:r>
      <w:r>
        <w:t xml:space="preserve"> Data</w:t>
      </w:r>
    </w:p>
    <w:p w14:paraId="65587E06" w14:textId="77777777" w:rsidR="003512C8" w:rsidRDefault="003512C8" w:rsidP="003512C8">
      <w:pPr>
        <w:numPr>
          <w:ilvl w:val="0"/>
          <w:numId w:val="2"/>
        </w:numPr>
      </w:pPr>
      <w:r>
        <w:rPr>
          <w:b/>
          <w:bCs/>
        </w:rPr>
        <w:t>Summary:</w:t>
      </w:r>
      <w:r>
        <w:t xml:space="preserve"> The Data Provenance Standards are a set of guidelines developed by the Data &amp; Trust Alliance to help organizations assess dataset quality, transparency, and legal usability for AI and traditional data applications. The standards aim to </w:t>
      </w:r>
      <w:r>
        <w:lastRenderedPageBreak/>
        <w:t>provide essential metadata about a dataset’s origin, creation method, and legal usage, with the goal of increasing data trust and reducing risks in AI development.</w:t>
      </w:r>
    </w:p>
    <w:p w14:paraId="0EE79B9A" w14:textId="77777777" w:rsidR="003512C8" w:rsidRDefault="003512C8" w:rsidP="003512C8">
      <w:pPr>
        <w:pStyle w:val="Heading2"/>
      </w:pPr>
      <w:bookmarkStart w:id="69" w:name="X042a453bdc818f20f5a6ed69a8fbcbe9f3422d1"/>
      <w:bookmarkEnd w:id="68"/>
      <w:r>
        <w:t>IEEE Standard for Transparent Human and Machine Agency Identification</w:t>
      </w:r>
    </w:p>
    <w:p w14:paraId="66491A3E" w14:textId="77777777" w:rsidR="003512C8" w:rsidRDefault="003512C8" w:rsidP="003512C8">
      <w:pPr>
        <w:numPr>
          <w:ilvl w:val="0"/>
          <w:numId w:val="2"/>
        </w:numPr>
      </w:pPr>
      <w:r>
        <w:rPr>
          <w:b/>
          <w:bCs/>
        </w:rPr>
        <w:t>SDO/Group:</w:t>
      </w:r>
      <w:r>
        <w:t xml:space="preserve"> IEEE</w:t>
      </w:r>
    </w:p>
    <w:p w14:paraId="1D809850" w14:textId="77777777" w:rsidR="003512C8" w:rsidRDefault="003512C8" w:rsidP="003512C8">
      <w:pPr>
        <w:numPr>
          <w:ilvl w:val="0"/>
          <w:numId w:val="2"/>
        </w:numPr>
      </w:pPr>
      <w:r>
        <w:rPr>
          <w:b/>
          <w:bCs/>
        </w:rPr>
        <w:t>Link:</w:t>
      </w:r>
      <w:r>
        <w:t xml:space="preserve"> </w:t>
      </w:r>
      <w:hyperlink r:id="rId32">
        <w:r>
          <w:rPr>
            <w:rStyle w:val="Hyperlink"/>
          </w:rPr>
          <w:t>IEEE 3152-2024</w:t>
        </w:r>
      </w:hyperlink>
    </w:p>
    <w:p w14:paraId="695FFC18" w14:textId="77777777" w:rsidR="003512C8" w:rsidRDefault="003512C8" w:rsidP="003512C8">
      <w:pPr>
        <w:numPr>
          <w:ilvl w:val="0"/>
          <w:numId w:val="2"/>
        </w:numPr>
      </w:pPr>
      <w:r>
        <w:rPr>
          <w:b/>
          <w:bCs/>
        </w:rPr>
        <w:t>Status:</w:t>
      </w:r>
      <w:r>
        <w:t xml:space="preserve"> Published</w:t>
      </w:r>
    </w:p>
    <w:p w14:paraId="2257060E" w14:textId="77777777" w:rsidR="003512C8" w:rsidRDefault="003512C8" w:rsidP="003512C8">
      <w:pPr>
        <w:numPr>
          <w:ilvl w:val="0"/>
          <w:numId w:val="2"/>
        </w:numPr>
      </w:pPr>
      <w:r>
        <w:rPr>
          <w:b/>
          <w:bCs/>
        </w:rPr>
        <w:t>Publication Date:</w:t>
      </w:r>
      <w:r>
        <w:t xml:space="preserve"> 2024</w:t>
      </w:r>
    </w:p>
    <w:p w14:paraId="7F8FF8AF" w14:textId="77777777" w:rsidR="003512C8" w:rsidRDefault="003512C8" w:rsidP="003512C8">
      <w:pPr>
        <w:numPr>
          <w:ilvl w:val="0"/>
          <w:numId w:val="2"/>
        </w:numPr>
      </w:pPr>
      <w:r>
        <w:rPr>
          <w:b/>
          <w:bCs/>
        </w:rPr>
        <w:t>Media:</w:t>
      </w:r>
      <w:r>
        <w:t xml:space="preserve"> Images, Audio</w:t>
      </w:r>
    </w:p>
    <w:p w14:paraId="51445B37" w14:textId="77777777" w:rsidR="003512C8" w:rsidRDefault="003512C8" w:rsidP="003512C8">
      <w:pPr>
        <w:numPr>
          <w:ilvl w:val="0"/>
          <w:numId w:val="2"/>
        </w:numPr>
      </w:pPr>
      <w:r>
        <w:rPr>
          <w:b/>
          <w:bCs/>
        </w:rPr>
        <w:t>Summary:</w:t>
      </w:r>
      <w:r>
        <w:t xml:space="preserve"> This standard addresses recognizable audio and visual markers that assist humans in distinguishing communication with a human, a machine, or a combination of both. Therefore, the standard defines visual, textual, and auditory marks. This standard does not cover methods to determine whether an interaction is with a machine, such as Turing tests.</w:t>
      </w:r>
    </w:p>
    <w:p w14:paraId="466C40BF" w14:textId="77777777" w:rsidR="003512C8" w:rsidRDefault="003512C8" w:rsidP="003512C8">
      <w:pPr>
        <w:pStyle w:val="Heading2"/>
      </w:pPr>
      <w:bookmarkStart w:id="70" w:name="iptc-photo-metadata-standard"/>
      <w:bookmarkEnd w:id="69"/>
      <w:r>
        <w:t>IPTC Photo Metadata Standard</w:t>
      </w:r>
    </w:p>
    <w:p w14:paraId="41FCAB37" w14:textId="77777777" w:rsidR="003512C8" w:rsidRDefault="003512C8" w:rsidP="003512C8">
      <w:pPr>
        <w:numPr>
          <w:ilvl w:val="0"/>
          <w:numId w:val="2"/>
        </w:numPr>
      </w:pPr>
      <w:r>
        <w:rPr>
          <w:b/>
          <w:bCs/>
        </w:rPr>
        <w:t>SDO/Group:</w:t>
      </w:r>
      <w:r>
        <w:t xml:space="preserve"> IPTC</w:t>
      </w:r>
    </w:p>
    <w:p w14:paraId="15412FEE" w14:textId="77777777" w:rsidR="003512C8" w:rsidRDefault="003512C8" w:rsidP="003512C8">
      <w:pPr>
        <w:numPr>
          <w:ilvl w:val="0"/>
          <w:numId w:val="2"/>
        </w:numPr>
      </w:pPr>
      <w:r>
        <w:rPr>
          <w:b/>
          <w:bCs/>
        </w:rPr>
        <w:t>Link:</w:t>
      </w:r>
      <w:r>
        <w:t xml:space="preserve"> </w:t>
      </w:r>
      <w:hyperlink r:id="rId33">
        <w:r>
          <w:rPr>
            <w:rStyle w:val="Hyperlink"/>
          </w:rPr>
          <w:t>IPTC Photo Metadata Standard 2025.1</w:t>
        </w:r>
      </w:hyperlink>
    </w:p>
    <w:p w14:paraId="00D873DD" w14:textId="77777777" w:rsidR="003512C8" w:rsidRDefault="003512C8" w:rsidP="003512C8">
      <w:pPr>
        <w:numPr>
          <w:ilvl w:val="0"/>
          <w:numId w:val="2"/>
        </w:numPr>
      </w:pPr>
      <w:r>
        <w:rPr>
          <w:b/>
          <w:bCs/>
        </w:rPr>
        <w:t>Status:</w:t>
      </w:r>
      <w:r>
        <w:t xml:space="preserve"> Published</w:t>
      </w:r>
    </w:p>
    <w:p w14:paraId="0AE193D2" w14:textId="77777777" w:rsidR="003512C8" w:rsidRDefault="003512C8" w:rsidP="003512C8">
      <w:pPr>
        <w:numPr>
          <w:ilvl w:val="0"/>
          <w:numId w:val="2"/>
        </w:numPr>
      </w:pPr>
      <w:r>
        <w:rPr>
          <w:b/>
          <w:bCs/>
        </w:rPr>
        <w:t>Publication Date:</w:t>
      </w:r>
      <w:r>
        <w:t xml:space="preserve"> 2025</w:t>
      </w:r>
    </w:p>
    <w:p w14:paraId="0AF08B0D" w14:textId="77777777" w:rsidR="003512C8" w:rsidRDefault="003512C8" w:rsidP="003512C8">
      <w:pPr>
        <w:numPr>
          <w:ilvl w:val="0"/>
          <w:numId w:val="2"/>
        </w:numPr>
      </w:pPr>
      <w:r>
        <w:rPr>
          <w:b/>
          <w:bCs/>
        </w:rPr>
        <w:t>Media:</w:t>
      </w:r>
      <w:r>
        <w:t xml:space="preserve"> Images, Video</w:t>
      </w:r>
    </w:p>
    <w:p w14:paraId="491333B2" w14:textId="77777777" w:rsidR="003512C8" w:rsidRDefault="003512C8" w:rsidP="003512C8">
      <w:pPr>
        <w:numPr>
          <w:ilvl w:val="0"/>
          <w:numId w:val="2"/>
        </w:numPr>
      </w:pPr>
      <w:r>
        <w:rPr>
          <w:b/>
          <w:bCs/>
        </w:rPr>
        <w:t>Summary:</w:t>
      </w:r>
      <w:r>
        <w:t xml:space="preserve"> This document specifies metadata properties with a focus on usage with photos, some of these properties are also specified by the IPTC Video Metadata Hub.</w:t>
      </w:r>
    </w:p>
    <w:p w14:paraId="00B31E2E" w14:textId="77777777" w:rsidR="003512C8" w:rsidRDefault="003512C8" w:rsidP="003512C8">
      <w:pPr>
        <w:pStyle w:val="Heading2"/>
      </w:pPr>
      <w:bookmarkStart w:id="71" w:name="X0589a4bba1f521ceecb98bf515274a7ed766d1c"/>
      <w:bookmarkEnd w:id="70"/>
      <w:r>
        <w:t>DASH - Part 4: Segment Encryption and Authentication</w:t>
      </w:r>
    </w:p>
    <w:p w14:paraId="729972CB" w14:textId="77777777" w:rsidR="003512C8" w:rsidRDefault="003512C8" w:rsidP="003512C8">
      <w:pPr>
        <w:numPr>
          <w:ilvl w:val="0"/>
          <w:numId w:val="2"/>
        </w:numPr>
      </w:pPr>
      <w:r>
        <w:rPr>
          <w:b/>
          <w:bCs/>
        </w:rPr>
        <w:t>SDO/Group:</w:t>
      </w:r>
      <w:r>
        <w:t xml:space="preserve"> ISO/IEC JTC 1/SC 29</w:t>
      </w:r>
    </w:p>
    <w:p w14:paraId="03D5DCC6" w14:textId="77777777" w:rsidR="003512C8" w:rsidRDefault="003512C8" w:rsidP="003512C8">
      <w:pPr>
        <w:numPr>
          <w:ilvl w:val="0"/>
          <w:numId w:val="2"/>
        </w:numPr>
      </w:pPr>
      <w:r>
        <w:rPr>
          <w:b/>
          <w:bCs/>
        </w:rPr>
        <w:t>Link:</w:t>
      </w:r>
      <w:r>
        <w:t xml:space="preserve"> </w:t>
      </w:r>
      <w:hyperlink r:id="rId34">
        <w:r>
          <w:rPr>
            <w:rStyle w:val="Hyperlink"/>
          </w:rPr>
          <w:t>ISO/IEC 23009-4:2018</w:t>
        </w:r>
      </w:hyperlink>
    </w:p>
    <w:p w14:paraId="3E833CB8" w14:textId="77777777" w:rsidR="003512C8" w:rsidRDefault="003512C8" w:rsidP="003512C8">
      <w:pPr>
        <w:numPr>
          <w:ilvl w:val="0"/>
          <w:numId w:val="2"/>
        </w:numPr>
      </w:pPr>
      <w:r>
        <w:rPr>
          <w:b/>
          <w:bCs/>
        </w:rPr>
        <w:t>Status:</w:t>
      </w:r>
      <w:r>
        <w:t xml:space="preserve"> Published</w:t>
      </w:r>
    </w:p>
    <w:p w14:paraId="4BBD3FCD" w14:textId="77777777" w:rsidR="003512C8" w:rsidRDefault="003512C8" w:rsidP="003512C8">
      <w:pPr>
        <w:numPr>
          <w:ilvl w:val="0"/>
          <w:numId w:val="2"/>
        </w:numPr>
      </w:pPr>
      <w:r>
        <w:rPr>
          <w:b/>
          <w:bCs/>
        </w:rPr>
        <w:t>Publication Date:</w:t>
      </w:r>
      <w:r>
        <w:t xml:space="preserve"> 2018</w:t>
      </w:r>
    </w:p>
    <w:p w14:paraId="364576F6" w14:textId="77777777" w:rsidR="003512C8" w:rsidRDefault="003512C8" w:rsidP="003512C8">
      <w:pPr>
        <w:numPr>
          <w:ilvl w:val="0"/>
          <w:numId w:val="2"/>
        </w:numPr>
      </w:pPr>
      <w:r>
        <w:rPr>
          <w:b/>
          <w:bCs/>
        </w:rPr>
        <w:t>Media:</w:t>
      </w:r>
      <w:r>
        <w:t xml:space="preserve"> Video</w:t>
      </w:r>
    </w:p>
    <w:p w14:paraId="21F18CE4" w14:textId="77777777" w:rsidR="003512C8" w:rsidRDefault="003512C8" w:rsidP="003512C8">
      <w:pPr>
        <w:numPr>
          <w:ilvl w:val="0"/>
          <w:numId w:val="2"/>
        </w:numPr>
      </w:pPr>
      <w:r>
        <w:rPr>
          <w:b/>
          <w:bCs/>
        </w:rPr>
        <w:lastRenderedPageBreak/>
        <w:t>Summary:</w:t>
      </w:r>
      <w:r>
        <w:t xml:space="preserve"> This standard introduces encryption and authentication mechanisms at the segment level for adaptive video streaming, which enhances content integrity and protects against tampering during media transmission. It complements existing watermarking and trust/authenticity standards, especially for streaming use cases.</w:t>
      </w:r>
    </w:p>
    <w:p w14:paraId="4AB6D248" w14:textId="77777777" w:rsidR="003512C8" w:rsidRDefault="003512C8" w:rsidP="003512C8">
      <w:pPr>
        <w:pStyle w:val="Heading2"/>
      </w:pPr>
      <w:bookmarkStart w:id="72" w:name="X716117395678257dc22d773d322766e83a62e89"/>
      <w:bookmarkEnd w:id="71"/>
      <w:r>
        <w:t>Recommended Practices for Levels of Artificial Intelligence Generated Content Technologies</w:t>
      </w:r>
    </w:p>
    <w:p w14:paraId="62ADEA9F" w14:textId="77777777" w:rsidR="003512C8" w:rsidRDefault="003512C8" w:rsidP="003512C8">
      <w:pPr>
        <w:numPr>
          <w:ilvl w:val="0"/>
          <w:numId w:val="2"/>
        </w:numPr>
      </w:pPr>
      <w:r>
        <w:rPr>
          <w:b/>
          <w:bCs/>
        </w:rPr>
        <w:t>SDO/Group:</w:t>
      </w:r>
      <w:r>
        <w:t xml:space="preserve"> IEEE SA</w:t>
      </w:r>
    </w:p>
    <w:p w14:paraId="450EC721" w14:textId="77777777" w:rsidR="003512C8" w:rsidRDefault="003512C8" w:rsidP="003512C8">
      <w:pPr>
        <w:numPr>
          <w:ilvl w:val="0"/>
          <w:numId w:val="2"/>
        </w:numPr>
      </w:pPr>
      <w:r>
        <w:rPr>
          <w:b/>
          <w:bCs/>
        </w:rPr>
        <w:t>Link:</w:t>
      </w:r>
      <w:r>
        <w:t xml:space="preserve"> </w:t>
      </w:r>
      <w:hyperlink r:id="rId35">
        <w:r>
          <w:rPr>
            <w:rStyle w:val="Hyperlink"/>
          </w:rPr>
          <w:t>P3429</w:t>
        </w:r>
      </w:hyperlink>
    </w:p>
    <w:p w14:paraId="62FA1002" w14:textId="77777777" w:rsidR="003512C8" w:rsidRDefault="003512C8" w:rsidP="003512C8">
      <w:pPr>
        <w:numPr>
          <w:ilvl w:val="0"/>
          <w:numId w:val="2"/>
        </w:numPr>
      </w:pPr>
      <w:r>
        <w:rPr>
          <w:b/>
          <w:bCs/>
        </w:rPr>
        <w:t>Status:</w:t>
      </w:r>
      <w:r>
        <w:t xml:space="preserve"> Published</w:t>
      </w:r>
    </w:p>
    <w:p w14:paraId="2E450075" w14:textId="77777777" w:rsidR="003512C8" w:rsidRDefault="003512C8" w:rsidP="003512C8">
      <w:pPr>
        <w:numPr>
          <w:ilvl w:val="0"/>
          <w:numId w:val="2"/>
        </w:numPr>
      </w:pPr>
      <w:r>
        <w:rPr>
          <w:b/>
          <w:bCs/>
        </w:rPr>
        <w:t>Publication Date:</w:t>
      </w:r>
      <w:r>
        <w:t xml:space="preserve"> 2023</w:t>
      </w:r>
    </w:p>
    <w:p w14:paraId="282F5947" w14:textId="77777777" w:rsidR="003512C8" w:rsidRDefault="003512C8" w:rsidP="003512C8">
      <w:pPr>
        <w:numPr>
          <w:ilvl w:val="0"/>
          <w:numId w:val="2"/>
        </w:numPr>
      </w:pPr>
      <w:r>
        <w:rPr>
          <w:b/>
          <w:bCs/>
        </w:rPr>
        <w:t>Media:</w:t>
      </w:r>
      <w:r>
        <w:t xml:space="preserve"> Any</w:t>
      </w:r>
    </w:p>
    <w:p w14:paraId="3B80CB4A" w14:textId="77777777" w:rsidR="003512C8" w:rsidRDefault="003512C8" w:rsidP="003512C8">
      <w:pPr>
        <w:numPr>
          <w:ilvl w:val="0"/>
          <w:numId w:val="2"/>
        </w:numPr>
      </w:pPr>
      <w:r>
        <w:rPr>
          <w:b/>
          <w:bCs/>
        </w:rPr>
        <w:t>Summary:</w:t>
      </w:r>
      <w:r>
        <w:t xml:space="preserve"> This recommended practice offers a structured framework for understanding and classifying Artificial Intelligence Generated Content (AIGC). It defines rules and levels of AIGC technologies, outlines recommended practices for their implementation, and provides real-world use cases. This standard is highly relevant to the trust and authenticity domain, as it supports transparent communication of the origin, nature, and reliability of AI-generated content—an increasingly critical aspect of digital media governance.</w:t>
      </w:r>
    </w:p>
    <w:p w14:paraId="5703AF32" w14:textId="77777777" w:rsidR="003512C8" w:rsidRDefault="003512C8" w:rsidP="003512C8">
      <w:pPr>
        <w:pStyle w:val="Heading2"/>
      </w:pPr>
      <w:bookmarkStart w:id="73" w:name="cawg-identity-assertion-specification"/>
      <w:bookmarkEnd w:id="72"/>
      <w:r>
        <w:t>CAWG Identity Assertion Specification</w:t>
      </w:r>
    </w:p>
    <w:p w14:paraId="4364FEC9" w14:textId="77777777" w:rsidR="003512C8" w:rsidRDefault="003512C8" w:rsidP="003512C8">
      <w:pPr>
        <w:numPr>
          <w:ilvl w:val="0"/>
          <w:numId w:val="2"/>
        </w:numPr>
      </w:pPr>
      <w:r>
        <w:rPr>
          <w:b/>
          <w:bCs/>
        </w:rPr>
        <w:t>SDO/Group:</w:t>
      </w:r>
      <w:r>
        <w:t xml:space="preserve"> Creation Assertions Working Group (DIF)</w:t>
      </w:r>
    </w:p>
    <w:p w14:paraId="148F34E5" w14:textId="77777777" w:rsidR="003512C8" w:rsidRDefault="003512C8" w:rsidP="003512C8">
      <w:pPr>
        <w:numPr>
          <w:ilvl w:val="0"/>
          <w:numId w:val="2"/>
        </w:numPr>
      </w:pPr>
      <w:r>
        <w:rPr>
          <w:b/>
          <w:bCs/>
        </w:rPr>
        <w:t>Link:</w:t>
      </w:r>
      <w:r>
        <w:t xml:space="preserve"> </w:t>
      </w:r>
      <w:hyperlink r:id="rId36">
        <w:r>
          <w:rPr>
            <w:rStyle w:val="Hyperlink"/>
          </w:rPr>
          <w:t>CAWG Identity Assertion v1.2</w:t>
        </w:r>
      </w:hyperlink>
    </w:p>
    <w:p w14:paraId="54ED00CB" w14:textId="77777777" w:rsidR="003512C8" w:rsidRDefault="003512C8" w:rsidP="003512C8">
      <w:pPr>
        <w:numPr>
          <w:ilvl w:val="0"/>
          <w:numId w:val="2"/>
        </w:numPr>
      </w:pPr>
      <w:r>
        <w:rPr>
          <w:b/>
          <w:bCs/>
        </w:rPr>
        <w:t>Status:</w:t>
      </w:r>
      <w:r>
        <w:t xml:space="preserve"> Published</w:t>
      </w:r>
    </w:p>
    <w:p w14:paraId="23445027" w14:textId="77777777" w:rsidR="003512C8" w:rsidRDefault="003512C8" w:rsidP="003512C8">
      <w:pPr>
        <w:numPr>
          <w:ilvl w:val="0"/>
          <w:numId w:val="2"/>
        </w:numPr>
      </w:pPr>
      <w:r>
        <w:rPr>
          <w:b/>
          <w:bCs/>
        </w:rPr>
        <w:t>Publication Date:</w:t>
      </w:r>
      <w:r>
        <w:t xml:space="preserve"> 2025</w:t>
      </w:r>
    </w:p>
    <w:p w14:paraId="0EC3AAEF" w14:textId="77777777" w:rsidR="003512C8" w:rsidRDefault="003512C8" w:rsidP="003512C8">
      <w:pPr>
        <w:numPr>
          <w:ilvl w:val="0"/>
          <w:numId w:val="2"/>
        </w:numPr>
      </w:pPr>
      <w:r>
        <w:rPr>
          <w:b/>
          <w:bCs/>
        </w:rPr>
        <w:t>Media:</w:t>
      </w:r>
      <w:r>
        <w:t xml:space="preserve"> Any</w:t>
      </w:r>
    </w:p>
    <w:p w14:paraId="0381403C" w14:textId="77777777" w:rsidR="003512C8" w:rsidRDefault="003512C8" w:rsidP="003512C8">
      <w:pPr>
        <w:numPr>
          <w:ilvl w:val="0"/>
          <w:numId w:val="2"/>
        </w:numPr>
      </w:pPr>
      <w:r>
        <w:rPr>
          <w:b/>
          <w:bCs/>
        </w:rPr>
        <w:t>Summary:</w:t>
      </w:r>
      <w:r>
        <w:t xml:space="preserve"> This specification enables content creators to cryptographically bind their verified identity to C2PA-signed digital assets. It supports multiple identity binding methods including X.509 certificates and Identity Claim Aggregators (ICA). Ratified by the Decentralized Identity Foundation (DIF) on December 15, 2025, after CAWG formally became a DIF working group in March 2025. Directly extends and complements the C2PA Specification and CAWG Metadata specification.</w:t>
      </w:r>
    </w:p>
    <w:p w14:paraId="1089F420" w14:textId="77777777" w:rsidR="003512C8" w:rsidRDefault="003512C8" w:rsidP="003512C8">
      <w:pPr>
        <w:pStyle w:val="Heading2"/>
      </w:pPr>
      <w:bookmarkStart w:id="74" w:name="X1915526b489449d6cc0e93e7bd367d90998f4b1"/>
      <w:bookmarkEnd w:id="73"/>
      <w:r>
        <w:t>W3C Verifiable Credentials Data Model v2.0</w:t>
      </w:r>
    </w:p>
    <w:p w14:paraId="17671731" w14:textId="77777777" w:rsidR="003512C8" w:rsidRDefault="003512C8" w:rsidP="003512C8">
      <w:pPr>
        <w:numPr>
          <w:ilvl w:val="0"/>
          <w:numId w:val="2"/>
        </w:numPr>
      </w:pPr>
      <w:r>
        <w:rPr>
          <w:b/>
          <w:bCs/>
        </w:rPr>
        <w:t>SDO/Group:</w:t>
      </w:r>
      <w:r>
        <w:t xml:space="preserve"> W3C</w:t>
      </w:r>
    </w:p>
    <w:p w14:paraId="68F162AE" w14:textId="77777777" w:rsidR="003512C8" w:rsidRDefault="003512C8" w:rsidP="003512C8">
      <w:pPr>
        <w:numPr>
          <w:ilvl w:val="0"/>
          <w:numId w:val="2"/>
        </w:numPr>
      </w:pPr>
      <w:r>
        <w:rPr>
          <w:b/>
          <w:bCs/>
        </w:rPr>
        <w:lastRenderedPageBreak/>
        <w:t>Link:</w:t>
      </w:r>
      <w:r>
        <w:t xml:space="preserve"> </w:t>
      </w:r>
      <w:hyperlink r:id="rId37">
        <w:r>
          <w:rPr>
            <w:rStyle w:val="Hyperlink"/>
          </w:rPr>
          <w:t>VC Data Model 2.0</w:t>
        </w:r>
      </w:hyperlink>
    </w:p>
    <w:p w14:paraId="0F6389AD" w14:textId="77777777" w:rsidR="003512C8" w:rsidRDefault="003512C8" w:rsidP="003512C8">
      <w:pPr>
        <w:numPr>
          <w:ilvl w:val="0"/>
          <w:numId w:val="2"/>
        </w:numPr>
      </w:pPr>
      <w:r>
        <w:rPr>
          <w:b/>
          <w:bCs/>
        </w:rPr>
        <w:t>Status:</w:t>
      </w:r>
      <w:r>
        <w:t xml:space="preserve"> Published</w:t>
      </w:r>
    </w:p>
    <w:p w14:paraId="78A56ADD" w14:textId="77777777" w:rsidR="003512C8" w:rsidRDefault="003512C8" w:rsidP="003512C8">
      <w:pPr>
        <w:numPr>
          <w:ilvl w:val="0"/>
          <w:numId w:val="2"/>
        </w:numPr>
      </w:pPr>
      <w:r>
        <w:rPr>
          <w:b/>
          <w:bCs/>
        </w:rPr>
        <w:t>Publication Date:</w:t>
      </w:r>
      <w:r>
        <w:t xml:space="preserve"> 2025</w:t>
      </w:r>
    </w:p>
    <w:p w14:paraId="7D01A940" w14:textId="77777777" w:rsidR="003512C8" w:rsidRDefault="003512C8" w:rsidP="003512C8">
      <w:pPr>
        <w:numPr>
          <w:ilvl w:val="0"/>
          <w:numId w:val="2"/>
        </w:numPr>
      </w:pPr>
      <w:r>
        <w:rPr>
          <w:b/>
          <w:bCs/>
        </w:rPr>
        <w:t>Media:</w:t>
      </w:r>
      <w:r>
        <w:t xml:space="preserve"> Any</w:t>
      </w:r>
    </w:p>
    <w:p w14:paraId="43C6FDF3" w14:textId="77777777" w:rsidR="003512C8" w:rsidRDefault="003512C8" w:rsidP="003512C8">
      <w:pPr>
        <w:numPr>
          <w:ilvl w:val="0"/>
          <w:numId w:val="2"/>
        </w:numPr>
      </w:pPr>
      <w:r>
        <w:rPr>
          <w:b/>
          <w:bCs/>
        </w:rPr>
        <w:t>Summary:</w:t>
      </w:r>
      <w:r>
        <w:t xml:space="preserve"> This W3C Recommendation (published May 15, 2025) provides a standard data model for cryptographically secure, privacy-respecting, machine-verifiable credentials. It is directly applicable to content authenticity workflows ‚Äî notably as the foundation for identity binding in CAWG Identity Assertions. The v2.0 family comprises seven interlocking specifications covering the data model, JSON-LD contexts, and securing mechanisms (ECDSA and BBS). Supersedes v1.1.</w:t>
      </w:r>
    </w:p>
    <w:p w14:paraId="44093D4D" w14:textId="77777777" w:rsidR="003512C8" w:rsidRDefault="003512C8" w:rsidP="003512C8">
      <w:pPr>
        <w:pStyle w:val="Heading2"/>
      </w:pPr>
      <w:bookmarkStart w:id="75" w:name="X7f2c59004e7a846f60db471323151471e6e9f0e"/>
      <w:bookmarkEnd w:id="74"/>
      <w:r>
        <w:t>NIST AI 100-4: Reducing Risks Posed by Synthetic Content</w:t>
      </w:r>
    </w:p>
    <w:p w14:paraId="31818DA3" w14:textId="77777777" w:rsidR="003512C8" w:rsidRDefault="003512C8" w:rsidP="003512C8">
      <w:pPr>
        <w:numPr>
          <w:ilvl w:val="0"/>
          <w:numId w:val="2"/>
        </w:numPr>
      </w:pPr>
      <w:r>
        <w:rPr>
          <w:b/>
          <w:bCs/>
        </w:rPr>
        <w:t>SDO/Group:</w:t>
      </w:r>
      <w:r>
        <w:t xml:space="preserve"> NIST</w:t>
      </w:r>
    </w:p>
    <w:p w14:paraId="522377D0" w14:textId="77777777" w:rsidR="003512C8" w:rsidRDefault="003512C8" w:rsidP="003512C8">
      <w:pPr>
        <w:numPr>
          <w:ilvl w:val="0"/>
          <w:numId w:val="2"/>
        </w:numPr>
      </w:pPr>
      <w:r>
        <w:rPr>
          <w:b/>
          <w:bCs/>
        </w:rPr>
        <w:t>Link:</w:t>
      </w:r>
      <w:r>
        <w:t xml:space="preserve"> </w:t>
      </w:r>
      <w:hyperlink r:id="rId38">
        <w:r>
          <w:rPr>
            <w:rStyle w:val="Hyperlink"/>
          </w:rPr>
          <w:t>NIST AI 100-4</w:t>
        </w:r>
      </w:hyperlink>
    </w:p>
    <w:p w14:paraId="35B838FC" w14:textId="77777777" w:rsidR="003512C8" w:rsidRDefault="003512C8" w:rsidP="003512C8">
      <w:pPr>
        <w:numPr>
          <w:ilvl w:val="0"/>
          <w:numId w:val="2"/>
        </w:numPr>
      </w:pPr>
      <w:r>
        <w:rPr>
          <w:b/>
          <w:bCs/>
        </w:rPr>
        <w:t>Status:</w:t>
      </w:r>
      <w:r>
        <w:t xml:space="preserve"> Published</w:t>
      </w:r>
    </w:p>
    <w:p w14:paraId="776EEDE4" w14:textId="77777777" w:rsidR="003512C8" w:rsidRDefault="003512C8" w:rsidP="003512C8">
      <w:pPr>
        <w:numPr>
          <w:ilvl w:val="0"/>
          <w:numId w:val="2"/>
        </w:numPr>
      </w:pPr>
      <w:r>
        <w:rPr>
          <w:b/>
          <w:bCs/>
        </w:rPr>
        <w:t>Publication Date:</w:t>
      </w:r>
      <w:r>
        <w:t xml:space="preserve"> 2024</w:t>
      </w:r>
    </w:p>
    <w:p w14:paraId="75A93591" w14:textId="77777777" w:rsidR="003512C8" w:rsidRDefault="003512C8" w:rsidP="003512C8">
      <w:pPr>
        <w:numPr>
          <w:ilvl w:val="0"/>
          <w:numId w:val="2"/>
        </w:numPr>
      </w:pPr>
      <w:r>
        <w:rPr>
          <w:b/>
          <w:bCs/>
        </w:rPr>
        <w:t>Media:</w:t>
      </w:r>
      <w:r>
        <w:t xml:space="preserve"> Images, Audio, Video, Any</w:t>
      </w:r>
    </w:p>
    <w:p w14:paraId="7778F189" w14:textId="77777777" w:rsidR="003512C8" w:rsidRDefault="003512C8" w:rsidP="003512C8">
      <w:pPr>
        <w:numPr>
          <w:ilvl w:val="0"/>
          <w:numId w:val="2"/>
        </w:numPr>
      </w:pPr>
      <w:r>
        <w:rPr>
          <w:b/>
          <w:bCs/>
        </w:rPr>
        <w:t>Summary:</w:t>
      </w:r>
      <w:r>
        <w:t xml:space="preserve"> This NIST technical report provides authoritative US government guidance on detecting, authenticating, and labeling AI-generated and synthetic content. It covers digital watermarking, metadata-based provenance, and content labeling approaches, with explicit interoperability references to C2PA and W3C PROV as recommended standards. Although a technical report rather than a normative standard, it carries significant influence on US policy and industry practice for AI content authenticity.</w:t>
      </w:r>
    </w:p>
    <w:p w14:paraId="75D70A54" w14:textId="3EE278A5" w:rsidR="003512C8" w:rsidRDefault="003512C8" w:rsidP="003512C8">
      <w:pPr>
        <w:pStyle w:val="Heading2"/>
      </w:pPr>
      <w:bookmarkStart w:id="76" w:name="X49284e5da47bfc9d053c9afc89757663d0f8b12"/>
      <w:bookmarkEnd w:id="75"/>
      <w:r>
        <w:t>MPEG-21 Part 3: Digital Item Identification</w:t>
      </w:r>
    </w:p>
    <w:p w14:paraId="55B43891" w14:textId="77777777" w:rsidR="003512C8" w:rsidRDefault="003512C8" w:rsidP="003512C8">
      <w:pPr>
        <w:numPr>
          <w:ilvl w:val="0"/>
          <w:numId w:val="2"/>
        </w:numPr>
      </w:pPr>
      <w:r>
        <w:rPr>
          <w:b/>
          <w:bCs/>
        </w:rPr>
        <w:t>SDO/Group:</w:t>
      </w:r>
      <w:r>
        <w:t xml:space="preserve"> ISO/IEC JTC 1/SC 29</w:t>
      </w:r>
    </w:p>
    <w:p w14:paraId="7DEAFCD9" w14:textId="77777777" w:rsidR="003512C8" w:rsidRDefault="003512C8" w:rsidP="003512C8">
      <w:pPr>
        <w:numPr>
          <w:ilvl w:val="0"/>
          <w:numId w:val="2"/>
        </w:numPr>
      </w:pPr>
      <w:r>
        <w:rPr>
          <w:b/>
          <w:bCs/>
        </w:rPr>
        <w:t>Link:</w:t>
      </w:r>
      <w:r>
        <w:t xml:space="preserve"> </w:t>
      </w:r>
      <w:hyperlink r:id="rId39">
        <w:r>
          <w:rPr>
            <w:rStyle w:val="Hyperlink"/>
          </w:rPr>
          <w:t>ISO/IEC 21000-3:2025</w:t>
        </w:r>
      </w:hyperlink>
    </w:p>
    <w:p w14:paraId="3AF2F96F" w14:textId="77777777" w:rsidR="003512C8" w:rsidRDefault="003512C8" w:rsidP="003512C8">
      <w:pPr>
        <w:numPr>
          <w:ilvl w:val="0"/>
          <w:numId w:val="2"/>
        </w:numPr>
      </w:pPr>
      <w:r>
        <w:rPr>
          <w:b/>
          <w:bCs/>
        </w:rPr>
        <w:t>Status:</w:t>
      </w:r>
      <w:r>
        <w:t xml:space="preserve"> Published</w:t>
      </w:r>
    </w:p>
    <w:p w14:paraId="1657E0AF" w14:textId="77777777" w:rsidR="003512C8" w:rsidRDefault="003512C8" w:rsidP="003512C8">
      <w:pPr>
        <w:numPr>
          <w:ilvl w:val="0"/>
          <w:numId w:val="2"/>
        </w:numPr>
      </w:pPr>
      <w:r>
        <w:rPr>
          <w:b/>
          <w:bCs/>
        </w:rPr>
        <w:t>Publication Date:</w:t>
      </w:r>
      <w:r>
        <w:t xml:space="preserve"> 2025</w:t>
      </w:r>
    </w:p>
    <w:p w14:paraId="44534662" w14:textId="77777777" w:rsidR="003512C8" w:rsidRDefault="003512C8" w:rsidP="003512C8">
      <w:pPr>
        <w:numPr>
          <w:ilvl w:val="0"/>
          <w:numId w:val="2"/>
        </w:numPr>
      </w:pPr>
      <w:r>
        <w:rPr>
          <w:b/>
          <w:bCs/>
        </w:rPr>
        <w:t>Media:</w:t>
      </w:r>
      <w:r>
        <w:t xml:space="preserve"> Any</w:t>
      </w:r>
    </w:p>
    <w:p w14:paraId="49BFE8E7" w14:textId="77777777" w:rsidR="003512C8" w:rsidRDefault="003512C8" w:rsidP="003512C8">
      <w:pPr>
        <w:numPr>
          <w:ilvl w:val="0"/>
          <w:numId w:val="2"/>
        </w:numPr>
      </w:pPr>
      <w:r>
        <w:rPr>
          <w:b/>
          <w:bCs/>
        </w:rPr>
        <w:t>Summary:</w:t>
      </w:r>
      <w:r>
        <w:t xml:space="preserve"> This 2025 edition of MPEG-21 Part 3 replaces the original 2003 version and defines a framework for the unique identification of digital items and their </w:t>
      </w:r>
      <w:r>
        <w:lastRenderedPageBreak/>
        <w:t>components. It provides persistent, globally unique identifiers for digital content objects and is applicable across audio, video, images, and documents. Relevant to asset identifier workflows and interoperable with C2PA, ISCC, and GMI (IWA 44) identification schemes.</w:t>
      </w:r>
    </w:p>
    <w:p w14:paraId="5E9AB7F5" w14:textId="77777777" w:rsidR="00D23749" w:rsidRDefault="00D23749" w:rsidP="00D23749">
      <w:pPr>
        <w:pStyle w:val="Heading2"/>
      </w:pPr>
      <w:bookmarkStart w:id="77" w:name="Xa1398df6781faac4d8bd17b6e7e895e42f9aa18"/>
      <w:r>
        <w:t>Cybersecurity technology—Labeling method for content generated by artificial intelligence</w:t>
      </w:r>
    </w:p>
    <w:p w14:paraId="70902DB5" w14:textId="77777777" w:rsidR="00D23749" w:rsidRDefault="00D23749" w:rsidP="00D23749">
      <w:pPr>
        <w:numPr>
          <w:ilvl w:val="0"/>
          <w:numId w:val="2"/>
        </w:numPr>
      </w:pPr>
      <w:r>
        <w:rPr>
          <w:b/>
          <w:bCs/>
        </w:rPr>
        <w:t>SDO/Group:</w:t>
      </w:r>
      <w:r>
        <w:t xml:space="preserve"> Chinese National Standard</w:t>
      </w:r>
    </w:p>
    <w:p w14:paraId="663674AF" w14:textId="77777777" w:rsidR="00D23749" w:rsidRDefault="00D23749" w:rsidP="00D23749">
      <w:pPr>
        <w:numPr>
          <w:ilvl w:val="0"/>
          <w:numId w:val="2"/>
        </w:numPr>
      </w:pPr>
      <w:r>
        <w:rPr>
          <w:b/>
          <w:bCs/>
        </w:rPr>
        <w:t>Link:</w:t>
      </w:r>
      <w:r>
        <w:t xml:space="preserve"> </w:t>
      </w:r>
      <w:hyperlink r:id="rId40">
        <w:r>
          <w:rPr>
            <w:rStyle w:val="Hyperlink"/>
          </w:rPr>
          <w:t>GB 45438</w:t>
        </w:r>
      </w:hyperlink>
    </w:p>
    <w:p w14:paraId="5227480C" w14:textId="77777777" w:rsidR="00D23749" w:rsidRDefault="00D23749" w:rsidP="00D23749">
      <w:pPr>
        <w:numPr>
          <w:ilvl w:val="0"/>
          <w:numId w:val="2"/>
        </w:numPr>
      </w:pPr>
      <w:r>
        <w:rPr>
          <w:b/>
          <w:bCs/>
        </w:rPr>
        <w:t>Status:</w:t>
      </w:r>
      <w:r>
        <w:t xml:space="preserve"> Published</w:t>
      </w:r>
    </w:p>
    <w:p w14:paraId="4803D278" w14:textId="77777777" w:rsidR="00D23749" w:rsidRDefault="00D23749" w:rsidP="00D23749">
      <w:pPr>
        <w:numPr>
          <w:ilvl w:val="0"/>
          <w:numId w:val="2"/>
        </w:numPr>
      </w:pPr>
      <w:r>
        <w:rPr>
          <w:b/>
          <w:bCs/>
        </w:rPr>
        <w:t>Publication Date:</w:t>
      </w:r>
      <w:r>
        <w:t xml:space="preserve"> 2025</w:t>
      </w:r>
    </w:p>
    <w:p w14:paraId="55AE24D4" w14:textId="77777777" w:rsidR="00D23749" w:rsidRDefault="00D23749" w:rsidP="00D23749">
      <w:pPr>
        <w:numPr>
          <w:ilvl w:val="0"/>
          <w:numId w:val="2"/>
        </w:numPr>
      </w:pPr>
      <w:r>
        <w:rPr>
          <w:b/>
          <w:bCs/>
        </w:rPr>
        <w:t>Media:</w:t>
      </w:r>
      <w:r>
        <w:t xml:space="preserve"> Images, Audio, Video</w:t>
      </w:r>
    </w:p>
    <w:p w14:paraId="14C7ADB0" w14:textId="77777777" w:rsidR="00D23749" w:rsidRDefault="00D23749" w:rsidP="00D23749">
      <w:pPr>
        <w:numPr>
          <w:ilvl w:val="0"/>
          <w:numId w:val="2"/>
        </w:numPr>
      </w:pPr>
      <w:r>
        <w:rPr>
          <w:b/>
          <w:bCs/>
        </w:rPr>
        <w:t>Summary:</w:t>
      </w:r>
      <w:r>
        <w:t xml:space="preserve"> This document defines the compulsory technical methods for explicit and implicit marking of AI-generated text, images, audio, and video.</w:t>
      </w:r>
    </w:p>
    <w:p w14:paraId="4B5EF627" w14:textId="5887E4B3" w:rsidR="00D23749" w:rsidDel="007D3FCF" w:rsidRDefault="00D23749" w:rsidP="00D23749">
      <w:pPr>
        <w:pStyle w:val="Heading2"/>
        <w:rPr>
          <w:del w:id="78" w:author="TSB (GM)" w:date="2026-06-15T18:25:00Z" w16du:dateUtc="2026-06-15T16:25:00Z"/>
        </w:rPr>
      </w:pPr>
      <w:bookmarkStart w:id="79" w:name="itu-t-x.2210"/>
      <w:bookmarkEnd w:id="77"/>
      <w:del w:id="80" w:author="TSB (GM)" w:date="2026-06-15T18:25:00Z" w16du:dateUtc="2026-06-15T16:25:00Z">
        <w:r w:rsidDel="007D3FCF">
          <w:delText>ITU-T X.2210</w:delText>
        </w:r>
      </w:del>
    </w:p>
    <w:p w14:paraId="15161F5F" w14:textId="6B665596" w:rsidR="00D23749" w:rsidDel="007D3FCF" w:rsidRDefault="00D23749" w:rsidP="00D23749">
      <w:pPr>
        <w:numPr>
          <w:ilvl w:val="0"/>
          <w:numId w:val="2"/>
        </w:numPr>
        <w:rPr>
          <w:del w:id="81" w:author="TSB (GM)" w:date="2026-06-15T18:25:00Z" w16du:dateUtc="2026-06-15T16:25:00Z"/>
        </w:rPr>
      </w:pPr>
      <w:del w:id="82" w:author="TSB (GM)" w:date="2026-06-15T18:25:00Z" w16du:dateUtc="2026-06-15T16:25:00Z">
        <w:r w:rsidDel="007D3FCF">
          <w:rPr>
            <w:b/>
            <w:bCs/>
          </w:rPr>
          <w:delText>SDO/Group:</w:delText>
        </w:r>
        <w:r w:rsidDel="007D3FCF">
          <w:delText xml:space="preserve"> ITU-T SG17</w:delText>
        </w:r>
      </w:del>
    </w:p>
    <w:p w14:paraId="0CBE33E4" w14:textId="6F753026" w:rsidR="00D23749" w:rsidDel="007D3FCF" w:rsidRDefault="00D23749" w:rsidP="00D23749">
      <w:pPr>
        <w:numPr>
          <w:ilvl w:val="0"/>
          <w:numId w:val="2"/>
        </w:numPr>
        <w:rPr>
          <w:del w:id="83" w:author="TSB (GM)" w:date="2026-06-15T18:25:00Z" w16du:dateUtc="2026-06-15T16:25:00Z"/>
        </w:rPr>
      </w:pPr>
      <w:del w:id="84" w:author="TSB (GM)" w:date="2026-06-15T18:25:00Z" w16du:dateUtc="2026-06-15T16:25:00Z">
        <w:r w:rsidDel="007D3FCF">
          <w:rPr>
            <w:b/>
            <w:bCs/>
          </w:rPr>
          <w:delText>Link:</w:delText>
        </w:r>
        <w:r w:rsidDel="007D3FCF">
          <w:delText xml:space="preserve"> </w:delText>
        </w:r>
        <w:r w:rsidDel="007D3FCF">
          <w:fldChar w:fldCharType="begin"/>
        </w:r>
        <w:r w:rsidDel="007D3FCF">
          <w:delInstrText>HYPERLINK "https://www.itu.int/md/T25-SG17-R-0030" \h</w:delInstrText>
        </w:r>
        <w:r w:rsidDel="007D3FCF">
          <w:fldChar w:fldCharType="separate"/>
        </w:r>
        <w:r w:rsidDel="007D3FCF">
          <w:rPr>
            <w:rStyle w:val="Hyperlink"/>
          </w:rPr>
          <w:delText>ITU-T X.2210</w:delText>
        </w:r>
        <w:r w:rsidDel="007D3FCF">
          <w:fldChar w:fldCharType="end"/>
        </w:r>
      </w:del>
    </w:p>
    <w:p w14:paraId="77D96407" w14:textId="3FE3407B" w:rsidR="00D23749" w:rsidDel="007D3FCF" w:rsidRDefault="00D23749" w:rsidP="00D23749">
      <w:pPr>
        <w:numPr>
          <w:ilvl w:val="0"/>
          <w:numId w:val="2"/>
        </w:numPr>
        <w:rPr>
          <w:del w:id="85" w:author="TSB (GM)" w:date="2026-06-15T18:25:00Z" w16du:dateUtc="2026-06-15T16:25:00Z"/>
        </w:rPr>
      </w:pPr>
      <w:del w:id="86" w:author="TSB (GM)" w:date="2026-06-15T18:25:00Z" w16du:dateUtc="2026-06-15T16:25:00Z">
        <w:r w:rsidDel="007D3FCF">
          <w:rPr>
            <w:b/>
            <w:bCs/>
          </w:rPr>
          <w:delText>Status:</w:delText>
        </w:r>
        <w:r w:rsidDel="007D3FCF">
          <w:delText xml:space="preserve"> In Progress</w:delText>
        </w:r>
      </w:del>
    </w:p>
    <w:p w14:paraId="69DF5534" w14:textId="77777777" w:rsidR="00D23749" w:rsidRDefault="00D23749" w:rsidP="00D23749">
      <w:pPr>
        <w:pStyle w:val="Heading2"/>
      </w:pPr>
      <w:bookmarkStart w:id="87" w:name="X72624e4564d3401f431adf069aece77089482b5"/>
      <w:bookmarkEnd w:id="79"/>
      <w:r>
        <w:t>HSTP-MMAuth: Multimedia authentication framework, workflows and procedures</w:t>
      </w:r>
    </w:p>
    <w:p w14:paraId="37D4A50D" w14:textId="77777777" w:rsidR="00D23749" w:rsidRDefault="00D23749" w:rsidP="00D23749">
      <w:pPr>
        <w:numPr>
          <w:ilvl w:val="0"/>
          <w:numId w:val="2"/>
        </w:numPr>
      </w:pPr>
      <w:r>
        <w:rPr>
          <w:b/>
          <w:bCs/>
        </w:rPr>
        <w:t>SDO/Group:</w:t>
      </w:r>
      <w:r>
        <w:t xml:space="preserve"> ITU-T SG21</w:t>
      </w:r>
    </w:p>
    <w:p w14:paraId="73CCB28B" w14:textId="77777777" w:rsidR="00D23749" w:rsidRDefault="00D23749" w:rsidP="00D23749">
      <w:pPr>
        <w:numPr>
          <w:ilvl w:val="0"/>
          <w:numId w:val="2"/>
        </w:numPr>
      </w:pPr>
      <w:r>
        <w:rPr>
          <w:b/>
          <w:bCs/>
        </w:rPr>
        <w:t>Link:</w:t>
      </w:r>
      <w:r>
        <w:t xml:space="preserve"> </w:t>
      </w:r>
      <w:hyperlink r:id="rId41">
        <w:r>
          <w:rPr>
            <w:rStyle w:val="Hyperlink"/>
          </w:rPr>
          <w:t>HSTP-MMAuth</w:t>
        </w:r>
      </w:hyperlink>
    </w:p>
    <w:p w14:paraId="0EEA8200" w14:textId="77777777" w:rsidR="00D23749" w:rsidRDefault="00D23749" w:rsidP="00D23749">
      <w:pPr>
        <w:numPr>
          <w:ilvl w:val="0"/>
          <w:numId w:val="2"/>
        </w:numPr>
      </w:pPr>
      <w:r>
        <w:rPr>
          <w:b/>
          <w:bCs/>
        </w:rPr>
        <w:t>Status:</w:t>
      </w:r>
      <w:r>
        <w:t xml:space="preserve"> In Progress</w:t>
      </w:r>
    </w:p>
    <w:p w14:paraId="5589E515" w14:textId="77777777" w:rsidR="00D23749" w:rsidRDefault="00D23749" w:rsidP="00D23749">
      <w:pPr>
        <w:numPr>
          <w:ilvl w:val="0"/>
          <w:numId w:val="2"/>
        </w:numPr>
      </w:pPr>
      <w:r>
        <w:rPr>
          <w:b/>
          <w:bCs/>
        </w:rPr>
        <w:t>Media:</w:t>
      </w:r>
      <w:r>
        <w:t xml:space="preserve"> Video</w:t>
      </w:r>
    </w:p>
    <w:p w14:paraId="2626417B" w14:textId="77777777" w:rsidR="00D23749" w:rsidRDefault="00D23749" w:rsidP="00D23749">
      <w:pPr>
        <w:numPr>
          <w:ilvl w:val="0"/>
          <w:numId w:val="2"/>
        </w:numPr>
      </w:pPr>
      <w:r>
        <w:rPr>
          <w:b/>
          <w:bCs/>
        </w:rPr>
        <w:t>Summary:</w:t>
      </w:r>
      <w:r>
        <w:t xml:space="preserve"> This report will provide an end-to-end framework for multimedia authentication for various use cases such as broadcast, broadband distributions and live/low latency/on-demand streaming, real-time communication, ingesting the content for production and consumption by professional and public consumers. The framework will describe the workflows for various use cases, the role of each actor and entity, the interface requirement between various entities, and the requirements for each entity’s functionalities and features.</w:t>
      </w:r>
    </w:p>
    <w:bookmarkEnd w:id="87"/>
    <w:p w14:paraId="0D6B8055" w14:textId="77777777" w:rsidR="00D23749" w:rsidRDefault="00D23749" w:rsidP="00D23749"/>
    <w:bookmarkEnd w:id="76"/>
    <w:p w14:paraId="536C4B64" w14:textId="2481E479" w:rsidR="00DF44BF" w:rsidRDefault="00000000">
      <w:pPr>
        <w:pStyle w:val="Heading1"/>
      </w:pPr>
      <w:r>
        <w:lastRenderedPageBreak/>
        <w:t>Standardization Map</w:t>
      </w:r>
      <w:r w:rsidR="00FA1F32">
        <w:t>ping</w:t>
      </w:r>
    </w:p>
    <w:p w14:paraId="37F1B1A8" w14:textId="6ACE0671" w:rsidR="003653B6" w:rsidRDefault="0080094E">
      <w:pPr>
        <w:rPr>
          <w:rFonts w:asciiTheme="majorHAnsi" w:eastAsiaTheme="majorEastAsia" w:hAnsiTheme="majorHAnsi" w:cstheme="majorBidi"/>
          <w:color w:val="0F4761" w:themeColor="accent1" w:themeShade="BF"/>
          <w:sz w:val="40"/>
          <w:szCs w:val="40"/>
        </w:rPr>
      </w:pPr>
      <w:bookmarkStart w:id="88" w:name="X64faff7e383d04341a4f234aa69d9e888d691f3"/>
      <w:bookmarkEnd w:id="14"/>
      <w:r>
        <w:rPr>
          <w:rFonts w:asciiTheme="majorHAnsi" w:eastAsiaTheme="majorEastAsia" w:hAnsiTheme="majorHAnsi" w:cstheme="majorBidi"/>
          <w:noProof/>
          <w:color w:val="0F4761" w:themeColor="accent1" w:themeShade="BF"/>
          <w:sz w:val="40"/>
          <w:szCs w:val="40"/>
        </w:rPr>
        <w:drawing>
          <wp:inline distT="0" distB="0" distL="0" distR="0" wp14:anchorId="7CDA0A4B" wp14:editId="7A2F028D">
            <wp:extent cx="5943600" cy="7691755"/>
            <wp:effectExtent l="0" t="0" r="0" b="4445"/>
            <wp:docPr id="5815742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4243" name="Graphic 581574243"/>
                    <pic:cNvPicPr/>
                  </pic:nvPicPr>
                  <pic:blipFill>
                    <a:blip r:embed="rId42">
                      <a:extLst>
                        <a:ext uri="{96DAC541-7B7A-43D3-8B79-37D633B846F1}">
                          <asvg:svgBlip xmlns:asvg="http://schemas.microsoft.com/office/drawing/2016/SVG/main" r:embed="rId43"/>
                        </a:ext>
                      </a:extLst>
                    </a:blip>
                    <a:stretch>
                      <a:fillRect/>
                    </a:stretch>
                  </pic:blipFill>
                  <pic:spPr>
                    <a:xfrm>
                      <a:off x="0" y="0"/>
                      <a:ext cx="5943600" cy="7691755"/>
                    </a:xfrm>
                    <a:prstGeom prst="rect">
                      <a:avLst/>
                    </a:prstGeom>
                  </pic:spPr>
                </pic:pic>
              </a:graphicData>
            </a:graphic>
          </wp:inline>
        </w:drawing>
      </w:r>
    </w:p>
    <w:p w14:paraId="5A420C0A" w14:textId="77777777" w:rsidR="0080094E" w:rsidRDefault="0080094E" w:rsidP="003653B6">
      <w:pPr>
        <w:pStyle w:val="BodyText"/>
      </w:pPr>
      <w:r>
        <w:rPr>
          <w:noProof/>
        </w:rPr>
        <w:lastRenderedPageBreak/>
        <w:drawing>
          <wp:inline distT="0" distB="0" distL="0" distR="0" wp14:anchorId="1598AE90" wp14:editId="70B54D8A">
            <wp:extent cx="5943600" cy="7691755"/>
            <wp:effectExtent l="0" t="0" r="0" b="4445"/>
            <wp:docPr id="55514240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42403" name="Graphic 555142403"/>
                    <pic:cNvPicPr/>
                  </pic:nvPicPr>
                  <pic:blipFill>
                    <a:blip r:embed="rId44">
                      <a:extLst>
                        <a:ext uri="{96DAC541-7B7A-43D3-8B79-37D633B846F1}">
                          <asvg:svgBlip xmlns:asvg="http://schemas.microsoft.com/office/drawing/2016/SVG/main" r:embed="rId45"/>
                        </a:ext>
                      </a:extLst>
                    </a:blip>
                    <a:stretch>
                      <a:fillRect/>
                    </a:stretch>
                  </pic:blipFill>
                  <pic:spPr>
                    <a:xfrm>
                      <a:off x="0" y="0"/>
                      <a:ext cx="5943600" cy="7691755"/>
                    </a:xfrm>
                    <a:prstGeom prst="rect">
                      <a:avLst/>
                    </a:prstGeom>
                  </pic:spPr>
                </pic:pic>
              </a:graphicData>
            </a:graphic>
          </wp:inline>
        </w:drawing>
      </w:r>
    </w:p>
    <w:p w14:paraId="36F3E87A" w14:textId="5AD5E1BE" w:rsidR="003653B6" w:rsidRDefault="003653B6" w:rsidP="003653B6">
      <w:pPr>
        <w:pStyle w:val="BodyText"/>
      </w:pPr>
      <w:r>
        <w:t xml:space="preserve">For an accessible table representation of this chart, see </w:t>
      </w:r>
      <w:r>
        <w:fldChar w:fldCharType="begin"/>
      </w:r>
      <w:r>
        <w:instrText xml:space="preserve"> REF _Ref200997391 \h </w:instrText>
      </w:r>
      <w:r>
        <w:fldChar w:fldCharType="separate"/>
      </w:r>
      <w:r>
        <w:t>Annex A: Table of Standard &amp; Specification Categorization</w:t>
      </w:r>
      <w:r>
        <w:fldChar w:fldCharType="end"/>
      </w:r>
      <w:r>
        <w:t>.</w:t>
      </w:r>
    </w:p>
    <w:p w14:paraId="2F910703" w14:textId="4FBA6E41" w:rsidR="00A168BD" w:rsidRDefault="00A168BD" w:rsidP="003653B6">
      <w:pPr>
        <w:rPr>
          <w:i/>
          <w:iCs/>
        </w:rPr>
      </w:pPr>
      <w:r>
        <w:rPr>
          <w:i/>
          <w:iCs/>
          <w:noProof/>
        </w:rPr>
        <w:lastRenderedPageBreak/>
        <w:drawing>
          <wp:inline distT="0" distB="0" distL="0" distR="0" wp14:anchorId="3E24862F" wp14:editId="56A3DB9B">
            <wp:extent cx="5943600" cy="7691755"/>
            <wp:effectExtent l="0" t="0" r="0" b="4445"/>
            <wp:docPr id="135493851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38515" name="Graphic 1354938515"/>
                    <pic:cNvPicPr/>
                  </pic:nvPicPr>
                  <pic:blipFill>
                    <a:blip r:embed="rId46">
                      <a:extLst>
                        <a:ext uri="{96DAC541-7B7A-43D3-8B79-37D633B846F1}">
                          <asvg:svgBlip xmlns:asvg="http://schemas.microsoft.com/office/drawing/2016/SVG/main" r:embed="rId47"/>
                        </a:ext>
                      </a:extLst>
                    </a:blip>
                    <a:stretch>
                      <a:fillRect/>
                    </a:stretch>
                  </pic:blipFill>
                  <pic:spPr>
                    <a:xfrm>
                      <a:off x="0" y="0"/>
                      <a:ext cx="5943600" cy="7691755"/>
                    </a:xfrm>
                    <a:prstGeom prst="rect">
                      <a:avLst/>
                    </a:prstGeom>
                  </pic:spPr>
                </pic:pic>
              </a:graphicData>
            </a:graphic>
          </wp:inline>
        </w:drawing>
      </w:r>
    </w:p>
    <w:p w14:paraId="12652398" w14:textId="77777777" w:rsidR="007A7779" w:rsidRDefault="00A168BD" w:rsidP="003653B6">
      <w:r>
        <w:rPr>
          <w:noProof/>
        </w:rPr>
        <w:lastRenderedPageBreak/>
        <w:drawing>
          <wp:inline distT="0" distB="0" distL="0" distR="0" wp14:anchorId="7CCF2496" wp14:editId="0B1DB16A">
            <wp:extent cx="5943600" cy="7691755"/>
            <wp:effectExtent l="0" t="0" r="0" b="4445"/>
            <wp:docPr id="43205033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50337" name="Graphic 432050337"/>
                    <pic:cNvPicPr/>
                  </pic:nvPicPr>
                  <pic:blipFill>
                    <a:blip r:embed="rId48">
                      <a:extLst>
                        <a:ext uri="{96DAC541-7B7A-43D3-8B79-37D633B846F1}">
                          <asvg:svgBlip xmlns:asvg="http://schemas.microsoft.com/office/drawing/2016/SVG/main" r:embed="rId49"/>
                        </a:ext>
                      </a:extLst>
                    </a:blip>
                    <a:stretch>
                      <a:fillRect/>
                    </a:stretch>
                  </pic:blipFill>
                  <pic:spPr>
                    <a:xfrm>
                      <a:off x="0" y="0"/>
                      <a:ext cx="5943600" cy="7691755"/>
                    </a:xfrm>
                    <a:prstGeom prst="rect">
                      <a:avLst/>
                    </a:prstGeom>
                  </pic:spPr>
                </pic:pic>
              </a:graphicData>
            </a:graphic>
          </wp:inline>
        </w:drawing>
      </w:r>
    </w:p>
    <w:p w14:paraId="442C1E77" w14:textId="363E62E8" w:rsidR="003653B6" w:rsidRPr="002E54DA" w:rsidRDefault="003653B6" w:rsidP="003653B6">
      <w:r>
        <w:t xml:space="preserve">For an accessible table representation of this chart, see </w:t>
      </w:r>
      <w:r>
        <w:fldChar w:fldCharType="begin"/>
      </w:r>
      <w:r>
        <w:instrText xml:space="preserve"> REF _Ref200997517 \h </w:instrText>
      </w:r>
      <w:r>
        <w:fldChar w:fldCharType="separate"/>
      </w:r>
      <w:r>
        <w:t>Annex B: Table of Media Type Support</w:t>
      </w:r>
      <w:r>
        <w:fldChar w:fldCharType="end"/>
      </w:r>
      <w:r>
        <w:t>.</w:t>
      </w:r>
    </w:p>
    <w:p w14:paraId="121B80E2" w14:textId="77777777" w:rsidR="003653B6" w:rsidRDefault="003653B6">
      <w:pPr>
        <w:rPr>
          <w:rFonts w:asciiTheme="majorHAnsi" w:eastAsiaTheme="majorEastAsia" w:hAnsiTheme="majorHAnsi" w:cstheme="majorBidi"/>
          <w:color w:val="0F4761" w:themeColor="accent1" w:themeShade="BF"/>
          <w:sz w:val="40"/>
          <w:szCs w:val="40"/>
        </w:rPr>
      </w:pPr>
    </w:p>
    <w:p w14:paraId="34986A62" w14:textId="77777777" w:rsidR="003734FF" w:rsidRDefault="003734FF" w:rsidP="003734FF">
      <w:pPr>
        <w:pStyle w:val="Heading1"/>
      </w:pPr>
      <w:bookmarkStart w:id="89" w:name="_Toc200997601"/>
      <w:r>
        <w:t>Related Standards</w:t>
      </w:r>
      <w:bookmarkEnd w:id="89"/>
    </w:p>
    <w:p w14:paraId="5636048C" w14:textId="77777777" w:rsidR="003734FF" w:rsidRDefault="003734FF" w:rsidP="003734FF">
      <w:pPr>
        <w:pStyle w:val="BodyText"/>
      </w:pPr>
      <w:r>
        <w:t>In addition to the core standards discussed in this report, several related areas of standardization play a significant role in supporting digital media authenticity. These standards address foundational technologies and practices that complement the main categories of content provenance, trust and authenticity, asset identifiers, rights declarations, and watermarking.</w:t>
      </w:r>
    </w:p>
    <w:p w14:paraId="71594B9E" w14:textId="77777777" w:rsidR="003734FF" w:rsidRDefault="003734FF" w:rsidP="003734FF">
      <w:pPr>
        <w:pStyle w:val="Heading2"/>
      </w:pPr>
      <w:bookmarkStart w:id="90" w:name="_Toc200997602"/>
      <w:r>
        <w:t>Blockchain and Distributed Ledger Technologies</w:t>
      </w:r>
      <w:bookmarkEnd w:id="90"/>
      <w:r>
        <w:t xml:space="preserve"> </w:t>
      </w:r>
    </w:p>
    <w:p w14:paraId="09B6E7A9" w14:textId="77777777" w:rsidR="003734FF" w:rsidRDefault="003734FF" w:rsidP="003734FF">
      <w:pPr>
        <w:pStyle w:val="BodyText"/>
      </w:pPr>
      <w:r>
        <w:t>Blockchain and Distributed Ledger Technologies (DLT) provide a well-established approach to decentralized, tamper-evident ledgers that can be used to record information about the provenance and integrity of digital assets. By leveraging cryptographic techniques, these technologies enable transparent and immutable records of content creation, modification, and transfer. Standards such as those from ISO TC 307 (Blockchain and distributed ledger technologies) and the W3C (e.g., Verifiable Credentials and DIDs) are increasingly referenced in digital media workflows.</w:t>
      </w:r>
    </w:p>
    <w:p w14:paraId="48E1EA3A" w14:textId="77777777" w:rsidR="003734FF" w:rsidRDefault="003734FF" w:rsidP="003734FF">
      <w:pPr>
        <w:pStyle w:val="Heading2"/>
      </w:pPr>
      <w:bookmarkStart w:id="91" w:name="_Toc200997603"/>
      <w:r>
        <w:t>Identity Standards</w:t>
      </w:r>
      <w:bookmarkEnd w:id="91"/>
    </w:p>
    <w:p w14:paraId="1DE396E1" w14:textId="77777777" w:rsidR="003734FF" w:rsidRDefault="003734FF" w:rsidP="003734FF">
      <w:pPr>
        <w:pStyle w:val="BodyText"/>
      </w:pPr>
      <w:r>
        <w:t>Robust digital identity standards are essential for establishing the authenticity of content creators, both human and organizational. Efforts emanating from organizations such as the Decentralized Identity Foundation (</w:t>
      </w:r>
      <w:hyperlink r:id="rId50" w:history="1">
        <w:r w:rsidRPr="00E9756D">
          <w:rPr>
            <w:rStyle w:val="Hyperlink"/>
          </w:rPr>
          <w:t>DIF</w:t>
        </w:r>
      </w:hyperlink>
      <w:r>
        <w:t xml:space="preserve">) and its Creator Assertion Working Group (CAWG, </w:t>
      </w:r>
      <w:hyperlink r:id="rId51" w:history="1">
        <w:r w:rsidRPr="00372C64">
          <w:rPr>
            <w:rStyle w:val="Hyperlink"/>
          </w:rPr>
          <w:t>https://cawg.io/identity/1.1/</w:t>
        </w:r>
      </w:hyperlink>
      <w:r>
        <w:t>) allow for secure and privacy-preserving identification while enabling features such as attribution of digital assets.</w:t>
      </w:r>
    </w:p>
    <w:p w14:paraId="3F1FE71E" w14:textId="77777777" w:rsidR="003734FF" w:rsidRDefault="003734FF" w:rsidP="003734FF">
      <w:pPr>
        <w:pStyle w:val="Heading2"/>
      </w:pPr>
      <w:bookmarkStart w:id="92" w:name="_Toc200997604"/>
      <w:r>
        <w:t>Rights Declarations</w:t>
      </w:r>
      <w:bookmarkEnd w:id="92"/>
      <w:r>
        <w:t xml:space="preserve"> </w:t>
      </w:r>
    </w:p>
    <w:p w14:paraId="45F23846" w14:textId="77777777" w:rsidR="003734FF" w:rsidRDefault="003734FF" w:rsidP="003734FF">
      <w:pPr>
        <w:pStyle w:val="BodyText"/>
      </w:pPr>
      <w:r>
        <w:t>It is important to establish a flexible, machine-readable framework for expressing permissions, prohibitions, and obligations associated with digital content. Standards such as the Open Digital Rights Language (</w:t>
      </w:r>
      <w:hyperlink r:id="rId52" w:history="1">
        <w:r w:rsidRPr="00A721DA">
          <w:rPr>
            <w:rStyle w:val="Hyperlink"/>
          </w:rPr>
          <w:t>ODRL</w:t>
        </w:r>
      </w:hyperlink>
      <w:r>
        <w:t>), standardized by the W3C, enable rights holders to specify how their content may be used, shared, or restricted, supporting automated rights management and compliance across diverse platforms and services.</w:t>
      </w:r>
    </w:p>
    <w:p w14:paraId="7865AF1E" w14:textId="77777777" w:rsidR="003734FF" w:rsidRDefault="003734FF" w:rsidP="003734FF">
      <w:pPr>
        <w:pStyle w:val="Heading2"/>
      </w:pPr>
      <w:bookmarkStart w:id="93" w:name="_Toc200997605"/>
      <w:r>
        <w:t>Creative Commons</w:t>
      </w:r>
      <w:bookmarkEnd w:id="93"/>
    </w:p>
    <w:p w14:paraId="6FFBFBFF" w14:textId="77777777" w:rsidR="003734FF" w:rsidRDefault="003734FF" w:rsidP="003734FF">
      <w:pPr>
        <w:pStyle w:val="BodyText"/>
      </w:pPr>
      <w:r>
        <w:t>Creative Commons (</w:t>
      </w:r>
      <w:hyperlink r:id="rId53" w:history="1">
        <w:r w:rsidRPr="00C86608">
          <w:rPr>
            <w:rStyle w:val="Hyperlink"/>
          </w:rPr>
          <w:t>CC</w:t>
        </w:r>
      </w:hyperlink>
      <w:r>
        <w:t>) licenses are widely adopted for the standardized declaration of usage rights for digital content. The CC framework provides a suite of licenses that allow creators to communicate permissions and restrictions in a clear, interoperable manner.</w:t>
      </w:r>
    </w:p>
    <w:p w14:paraId="30FF4745" w14:textId="77777777" w:rsidR="003734FF" w:rsidRDefault="003734FF" w:rsidP="003734FF">
      <w:pPr>
        <w:pStyle w:val="Heading2"/>
      </w:pPr>
      <w:bookmarkStart w:id="94" w:name="_Toc200997606"/>
      <w:r>
        <w:lastRenderedPageBreak/>
        <w:t>Supply Chain Integrity, Transparency, and Trust</w:t>
      </w:r>
      <w:bookmarkEnd w:id="94"/>
      <w:r>
        <w:t xml:space="preserve"> </w:t>
      </w:r>
    </w:p>
    <w:p w14:paraId="4C5DEF9E" w14:textId="77777777" w:rsidR="003734FF" w:rsidRDefault="003734FF" w:rsidP="003734FF">
      <w:pPr>
        <w:pStyle w:val="BodyText"/>
      </w:pPr>
      <w:r>
        <w:t>Supply Chain Integrity, Transparency, and Trust (SCITT) is an emerging initiative led by the IETF, focuses on establishing standards for the secure and transparent tracking of digital assets throughout their lifecycle. SCITT aims to provide mechanisms for recording, verifying, and auditing actions taken on digital content, enhancing supply chain integrity and supporting trust in digital ecosystems. This is particularly relevant for complex media workflows involving multiple stakeholders and distribution channels.</w:t>
      </w:r>
    </w:p>
    <w:p w14:paraId="5F4D53E5" w14:textId="77777777" w:rsidR="003734FF" w:rsidRDefault="003734FF">
      <w:pPr>
        <w:rPr>
          <w:rFonts w:asciiTheme="majorHAnsi" w:eastAsiaTheme="majorEastAsia" w:hAnsiTheme="majorHAnsi" w:cstheme="majorBidi"/>
          <w:color w:val="0F4761" w:themeColor="accent1" w:themeShade="BF"/>
          <w:sz w:val="40"/>
          <w:szCs w:val="40"/>
        </w:rPr>
      </w:pPr>
    </w:p>
    <w:p w14:paraId="3A48569D" w14:textId="77777777" w:rsidR="003653B6" w:rsidRDefault="003653B6">
      <w:pPr>
        <w:rPr>
          <w:rFonts w:asciiTheme="majorHAnsi" w:eastAsiaTheme="majorEastAsia" w:hAnsiTheme="majorHAnsi" w:cstheme="majorBidi"/>
          <w:color w:val="0F4761" w:themeColor="accent1" w:themeShade="BF"/>
          <w:sz w:val="40"/>
          <w:szCs w:val="40"/>
        </w:rPr>
      </w:pPr>
      <w:r>
        <w:br w:type="page"/>
      </w:r>
    </w:p>
    <w:bookmarkEnd w:id="88"/>
    <w:p w14:paraId="206C3F39" w14:textId="07FCF87F" w:rsidR="00B721C1" w:rsidRDefault="00342550" w:rsidP="00B721C1">
      <w:pPr>
        <w:pStyle w:val="Heading1"/>
      </w:pPr>
      <w:r>
        <w:lastRenderedPageBreak/>
        <w:t>Gap analysis</w:t>
      </w:r>
    </w:p>
    <w:p w14:paraId="280EEEFF" w14:textId="77777777" w:rsidR="00417B8C" w:rsidRDefault="00417B8C" w:rsidP="00342550">
      <w:pPr>
        <w:pStyle w:val="BodyText"/>
      </w:pPr>
      <w:r>
        <w:t xml:space="preserve">The </w:t>
      </w:r>
      <w:r w:rsidR="00342550" w:rsidRPr="00342550">
        <w:t xml:space="preserve">standards </w:t>
      </w:r>
      <w:r>
        <w:t xml:space="preserve">landscape </w:t>
      </w:r>
      <w:r w:rsidR="00342550" w:rsidRPr="00342550">
        <w:t>face</w:t>
      </w:r>
      <w:r>
        <w:t>s</w:t>
      </w:r>
      <w:r w:rsidR="00342550" w:rsidRPr="00342550">
        <w:t xml:space="preserve"> systemic challenges that hinder their efficacy, adoption, and societal alignment. These </w:t>
      </w:r>
      <w:r>
        <w:t xml:space="preserve">challenges and </w:t>
      </w:r>
      <w:r w:rsidR="00342550" w:rsidRPr="00342550">
        <w:t xml:space="preserve">gaps </w:t>
      </w:r>
      <w:r w:rsidR="00342550">
        <w:t>can be</w:t>
      </w:r>
      <w:r w:rsidR="00342550" w:rsidRPr="00342550">
        <w:t xml:space="preserve"> categorized into governance, access, technical performance, and societal impact. High barriers to entry and non-transparent decision-making processes marginalize diverse stakeholders, while fragmented, paywalled, and IP-encumbered standards complicate implementation for SMEs and researchers. </w:t>
      </w:r>
      <w:r>
        <w:t>As these standards are adopted, especially at scale, they can</w:t>
      </w:r>
      <w:r w:rsidR="00342550" w:rsidRPr="00342550">
        <w:t xml:space="preserve"> struggle with adaptive threats, end-to-end lifecycle security, and consistent privacy protections. </w:t>
      </w:r>
    </w:p>
    <w:p w14:paraId="15258B47" w14:textId="7DDA06C5" w:rsidR="00342550" w:rsidRDefault="00417B8C" w:rsidP="00342550">
      <w:pPr>
        <w:pStyle w:val="BodyText"/>
      </w:pPr>
      <w:r>
        <w:t>T</w:t>
      </w:r>
      <w:r w:rsidR="00342550" w:rsidRPr="00342550">
        <w:t>he slow pace of traditional standardization fails to keep up with the rapid evolution of AI technology, leading to fragmented industry solutions. Bridging these gaps requires a move toward agile, open-access, and rights-respecting standards that include sector-specific implementation profiles and rigorous, standardized performance metrics.</w:t>
      </w:r>
    </w:p>
    <w:p w14:paraId="042B4DE0" w14:textId="3FC9C70C" w:rsidR="00342550" w:rsidRPr="00342550" w:rsidRDefault="00342550" w:rsidP="009C461B">
      <w:pPr>
        <w:pStyle w:val="Heading1"/>
      </w:pPr>
      <w:r>
        <w:t>Conclusion and next steps</w:t>
      </w:r>
    </w:p>
    <w:p w14:paraId="73C22138" w14:textId="77777777" w:rsidR="00B721C1" w:rsidRDefault="00B721C1" w:rsidP="00B721C1">
      <w:pPr>
        <w:pStyle w:val="FirstParagraph"/>
      </w:pPr>
      <w:r>
        <w:t>Through the categorization of these existing specifications and standards into key areas, we have highlighted their critical role in fostering trust, accountability, and integrity in the digital ecosystem. The findings underscore the importance of continued collaboration among Standard Development Organizations (SDOs), industry stakeholders, and researchers to address existing gaps and emerging challenges.</w:t>
      </w:r>
    </w:p>
    <w:p w14:paraId="798149AE" w14:textId="77777777" w:rsidR="00B721C1" w:rsidRDefault="00B721C1" w:rsidP="00B721C1">
      <w:pPr>
        <w:pStyle w:val="BodyText"/>
      </w:pPr>
      <w:r>
        <w:t>As next steps, it is essential to focus on the harmonization of overlapping standards and the development of interoperable frameworks that can be widely adopted across industries. Emerging areas of work, such as the integration of decentralized technologies for enhanced provenance management and the exploration of new watermarking techniques for synthetic media, present exciting opportunities for innovation. Additionally, fostering awareness and adoption of these specifications and standards through education, advocacy, and pilot implementations will be crucial in ensuring their effectiveness and impact.</w:t>
      </w:r>
    </w:p>
    <w:p w14:paraId="6FF482AE" w14:textId="77777777" w:rsidR="00B721C1" w:rsidRDefault="00B721C1" w:rsidP="00B721C1">
      <w:pPr>
        <w:pStyle w:val="BodyText"/>
      </w:pPr>
      <w:r>
        <w:t>The evolving nature of digital media and AI technologies necessitates a proactive approach to standardization. By staying ahead of technological advancements and fostering a collaborative ecosystem, we can build a robust foundation for the authenticity and trustworthiness of digital content in the years to come.</w:t>
      </w:r>
    </w:p>
    <w:p w14:paraId="769AEF4A" w14:textId="57FB358B" w:rsidR="00111427" w:rsidRDefault="00111427">
      <w:pPr>
        <w:rPr>
          <w:rFonts w:asciiTheme="majorHAnsi" w:eastAsiaTheme="majorEastAsia" w:hAnsiTheme="majorHAnsi" w:cstheme="majorBidi"/>
          <w:color w:val="0F4761" w:themeColor="accent1" w:themeShade="BF"/>
          <w:sz w:val="40"/>
          <w:szCs w:val="40"/>
        </w:rPr>
      </w:pPr>
      <w:r>
        <w:br w:type="page"/>
      </w:r>
    </w:p>
    <w:p w14:paraId="4F8233A0" w14:textId="77777777" w:rsidR="00111427" w:rsidRDefault="00111427" w:rsidP="00111427">
      <w:pPr>
        <w:pStyle w:val="Heading2"/>
        <w:jc w:val="center"/>
      </w:pPr>
      <w:bookmarkStart w:id="95" w:name="_Ref200997391"/>
      <w:bookmarkStart w:id="96" w:name="_Toc200997608"/>
      <w:r>
        <w:lastRenderedPageBreak/>
        <w:t>Annex A: Table of Standard &amp; Specification Categorization</w:t>
      </w:r>
      <w:bookmarkEnd w:id="95"/>
      <w:bookmarkEnd w:id="96"/>
    </w:p>
    <w:tbl>
      <w:tblPr>
        <w:tblStyle w:val="ListTable3-Accent4"/>
        <w:tblW w:w="5000" w:type="pct"/>
        <w:tblLayout w:type="fixed"/>
        <w:tblLook w:val="0020" w:firstRow="1" w:lastRow="0" w:firstColumn="0" w:lastColumn="0" w:noHBand="0" w:noVBand="0"/>
      </w:tblPr>
      <w:tblGrid>
        <w:gridCol w:w="1335"/>
        <w:gridCol w:w="1335"/>
        <w:gridCol w:w="1336"/>
        <w:gridCol w:w="1336"/>
        <w:gridCol w:w="1336"/>
        <w:gridCol w:w="1336"/>
        <w:gridCol w:w="1336"/>
      </w:tblGrid>
      <w:tr w:rsidR="00C3484B" w:rsidRPr="00C3484B" w14:paraId="5CDDFF41" w14:textId="77777777" w:rsidTr="0016725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7C9DB29" w14:textId="77777777" w:rsidR="00C3484B" w:rsidRPr="00C3484B" w:rsidRDefault="00C3484B" w:rsidP="00C3484B">
            <w:pPr>
              <w:rPr>
                <w:sz w:val="16"/>
                <w:szCs w:val="16"/>
              </w:rPr>
            </w:pPr>
            <w:r w:rsidRPr="00C3484B">
              <w:rPr>
                <w:sz w:val="16"/>
                <w:szCs w:val="16"/>
              </w:rPr>
              <w:t>Specification</w:t>
            </w:r>
          </w:p>
        </w:tc>
        <w:tc>
          <w:tcPr>
            <w:tcW w:w="1368" w:type="dxa"/>
          </w:tcPr>
          <w:p w14:paraId="55E9953A" w14:textId="77777777" w:rsidR="00C3484B" w:rsidRPr="00C3484B" w:rsidRDefault="00C3484B" w:rsidP="00C3484B">
            <w:pPr>
              <w:cnfStyle w:val="100000000000" w:firstRow="1" w:lastRow="0" w:firstColumn="0" w:lastColumn="0" w:oddVBand="0" w:evenVBand="0" w:oddHBand="0" w:evenHBand="0" w:firstRowFirstColumn="0" w:firstRowLastColumn="0" w:lastRowFirstColumn="0" w:lastRowLastColumn="0"/>
              <w:rPr>
                <w:sz w:val="16"/>
                <w:szCs w:val="16"/>
              </w:rPr>
            </w:pPr>
            <w:r w:rsidRPr="00C3484B">
              <w:rPr>
                <w:sz w:val="16"/>
                <w:szCs w:val="16"/>
              </w:rPr>
              <w:t>Content Provenance</w:t>
            </w:r>
          </w:p>
        </w:tc>
        <w:tc>
          <w:tcPr>
            <w:cnfStyle w:val="000010000000" w:firstRow="0" w:lastRow="0" w:firstColumn="0" w:lastColumn="0" w:oddVBand="1" w:evenVBand="0" w:oddHBand="0" w:evenHBand="0" w:firstRowFirstColumn="0" w:firstRowLastColumn="0" w:lastRowFirstColumn="0" w:lastRowLastColumn="0"/>
            <w:tcW w:w="1368" w:type="dxa"/>
          </w:tcPr>
          <w:p w14:paraId="7D0EAA08" w14:textId="77777777" w:rsidR="00C3484B" w:rsidRPr="00C3484B" w:rsidRDefault="00C3484B" w:rsidP="00C3484B">
            <w:pPr>
              <w:rPr>
                <w:sz w:val="16"/>
                <w:szCs w:val="16"/>
              </w:rPr>
            </w:pPr>
            <w:r w:rsidRPr="00C3484B">
              <w:rPr>
                <w:sz w:val="16"/>
                <w:szCs w:val="16"/>
              </w:rPr>
              <w:t>Trust and Authenticity</w:t>
            </w:r>
          </w:p>
        </w:tc>
        <w:tc>
          <w:tcPr>
            <w:tcW w:w="1368" w:type="dxa"/>
          </w:tcPr>
          <w:p w14:paraId="369DFE8D" w14:textId="77777777" w:rsidR="00C3484B" w:rsidRPr="00C3484B" w:rsidRDefault="00C3484B" w:rsidP="00C3484B">
            <w:pPr>
              <w:cnfStyle w:val="100000000000" w:firstRow="1" w:lastRow="0" w:firstColumn="0" w:lastColumn="0" w:oddVBand="0" w:evenVBand="0" w:oddHBand="0" w:evenHBand="0" w:firstRowFirstColumn="0" w:firstRowLastColumn="0" w:lastRowFirstColumn="0" w:lastRowLastColumn="0"/>
              <w:rPr>
                <w:sz w:val="16"/>
                <w:szCs w:val="16"/>
              </w:rPr>
            </w:pPr>
            <w:r w:rsidRPr="00C3484B">
              <w:rPr>
                <w:sz w:val="16"/>
                <w:szCs w:val="16"/>
              </w:rPr>
              <w:t>Asset Identifiers</w:t>
            </w:r>
          </w:p>
        </w:tc>
        <w:tc>
          <w:tcPr>
            <w:cnfStyle w:val="000010000000" w:firstRow="0" w:lastRow="0" w:firstColumn="0" w:lastColumn="0" w:oddVBand="1" w:evenVBand="0" w:oddHBand="0" w:evenHBand="0" w:firstRowFirstColumn="0" w:firstRowLastColumn="0" w:lastRowFirstColumn="0" w:lastRowLastColumn="0"/>
            <w:tcW w:w="1368" w:type="dxa"/>
          </w:tcPr>
          <w:p w14:paraId="663B349F" w14:textId="77777777" w:rsidR="00C3484B" w:rsidRPr="00C3484B" w:rsidRDefault="00C3484B" w:rsidP="00C3484B">
            <w:pPr>
              <w:rPr>
                <w:sz w:val="16"/>
                <w:szCs w:val="16"/>
              </w:rPr>
            </w:pPr>
            <w:r w:rsidRPr="00C3484B">
              <w:rPr>
                <w:sz w:val="16"/>
                <w:szCs w:val="16"/>
              </w:rPr>
              <w:t>Rights Declarations</w:t>
            </w:r>
          </w:p>
        </w:tc>
        <w:tc>
          <w:tcPr>
            <w:tcW w:w="1368" w:type="dxa"/>
          </w:tcPr>
          <w:p w14:paraId="085EA9F5" w14:textId="77777777" w:rsidR="00C3484B" w:rsidRPr="00C3484B" w:rsidRDefault="00C3484B" w:rsidP="00C3484B">
            <w:pPr>
              <w:cnfStyle w:val="100000000000" w:firstRow="1" w:lastRow="0" w:firstColumn="0" w:lastColumn="0" w:oddVBand="0" w:evenVBand="0" w:oddHBand="0" w:evenHBand="0" w:firstRowFirstColumn="0" w:firstRowLastColumn="0" w:lastRowFirstColumn="0" w:lastRowLastColumn="0"/>
              <w:rPr>
                <w:sz w:val="16"/>
                <w:szCs w:val="16"/>
              </w:rPr>
            </w:pPr>
            <w:r w:rsidRPr="00C3484B">
              <w:rPr>
                <w:sz w:val="16"/>
                <w:szCs w:val="16"/>
              </w:rPr>
              <w:t>Watermarking</w:t>
            </w:r>
          </w:p>
        </w:tc>
        <w:tc>
          <w:tcPr>
            <w:cnfStyle w:val="000010000000" w:firstRow="0" w:lastRow="0" w:firstColumn="0" w:lastColumn="0" w:oddVBand="1" w:evenVBand="0" w:oddHBand="0" w:evenHBand="0" w:firstRowFirstColumn="0" w:firstRowLastColumn="0" w:lastRowFirstColumn="0" w:lastRowLastColumn="0"/>
            <w:tcW w:w="1368" w:type="dxa"/>
          </w:tcPr>
          <w:p w14:paraId="32AAC896" w14:textId="77777777" w:rsidR="00C3484B" w:rsidRPr="00C3484B" w:rsidRDefault="00C3484B" w:rsidP="00C3484B">
            <w:pPr>
              <w:rPr>
                <w:sz w:val="16"/>
                <w:szCs w:val="16"/>
              </w:rPr>
            </w:pPr>
            <w:r w:rsidRPr="00C3484B">
              <w:rPr>
                <w:sz w:val="16"/>
                <w:szCs w:val="16"/>
              </w:rPr>
              <w:t>Other</w:t>
            </w:r>
          </w:p>
        </w:tc>
      </w:tr>
      <w:tr w:rsidR="00C3484B" w:rsidRPr="00C3484B" w14:paraId="4B8B79C2"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4B963582" w14:textId="547922AA" w:rsidR="00C3484B" w:rsidRPr="00C3484B" w:rsidRDefault="00C3484B" w:rsidP="00C3484B">
            <w:pPr>
              <w:rPr>
                <w:sz w:val="16"/>
                <w:szCs w:val="16"/>
              </w:rPr>
            </w:pPr>
            <w:r w:rsidRPr="00C3484B">
              <w:rPr>
                <w:sz w:val="16"/>
                <w:szCs w:val="16"/>
              </w:rPr>
              <w:t>Content Credentials</w:t>
            </w:r>
            <w:r w:rsidR="001460AE">
              <w:rPr>
                <w:sz w:val="16"/>
                <w:szCs w:val="16"/>
              </w:rPr>
              <w:t xml:space="preserve"> (C2PA)</w:t>
            </w:r>
          </w:p>
        </w:tc>
        <w:tc>
          <w:tcPr>
            <w:tcW w:w="1368" w:type="dxa"/>
          </w:tcPr>
          <w:p w14:paraId="5C8F8E59"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A54C92C" w14:textId="77777777" w:rsidR="00C3484B" w:rsidRPr="00C3484B" w:rsidRDefault="00C3484B" w:rsidP="00DA6865">
            <w:pPr>
              <w:jc w:val="center"/>
              <w:rPr>
                <w:sz w:val="16"/>
                <w:szCs w:val="16"/>
              </w:rPr>
            </w:pPr>
            <w:r w:rsidRPr="00C3484B">
              <w:rPr>
                <w:sz w:val="16"/>
                <w:szCs w:val="16"/>
              </w:rPr>
              <w:t>X</w:t>
            </w:r>
          </w:p>
        </w:tc>
        <w:tc>
          <w:tcPr>
            <w:tcW w:w="1368" w:type="dxa"/>
          </w:tcPr>
          <w:p w14:paraId="71B6527B"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A872D0B" w14:textId="77777777" w:rsidR="00C3484B" w:rsidRPr="00C3484B" w:rsidRDefault="00C3484B" w:rsidP="00DA6865">
            <w:pPr>
              <w:jc w:val="center"/>
              <w:rPr>
                <w:sz w:val="16"/>
                <w:szCs w:val="16"/>
              </w:rPr>
            </w:pPr>
          </w:p>
        </w:tc>
        <w:tc>
          <w:tcPr>
            <w:tcW w:w="1368" w:type="dxa"/>
          </w:tcPr>
          <w:p w14:paraId="2ED802A5"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2FEA5354" w14:textId="77777777" w:rsidR="00C3484B" w:rsidRPr="00C3484B" w:rsidRDefault="00C3484B" w:rsidP="00DA6865">
            <w:pPr>
              <w:jc w:val="center"/>
              <w:rPr>
                <w:sz w:val="16"/>
                <w:szCs w:val="16"/>
              </w:rPr>
            </w:pPr>
          </w:p>
        </w:tc>
      </w:tr>
      <w:tr w:rsidR="00C3484B" w:rsidRPr="00C3484B" w14:paraId="44D62A8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0CAE2D0" w14:textId="77777777" w:rsidR="00C3484B" w:rsidRPr="00C3484B" w:rsidRDefault="00C3484B" w:rsidP="00C3484B">
            <w:pPr>
              <w:rPr>
                <w:sz w:val="16"/>
                <w:szCs w:val="16"/>
              </w:rPr>
            </w:pPr>
            <w:r w:rsidRPr="00C3484B">
              <w:rPr>
                <w:sz w:val="16"/>
                <w:szCs w:val="16"/>
              </w:rPr>
              <w:t>JPEG Trust Part 1: Core foundation</w:t>
            </w:r>
          </w:p>
        </w:tc>
        <w:tc>
          <w:tcPr>
            <w:tcW w:w="1368" w:type="dxa"/>
          </w:tcPr>
          <w:p w14:paraId="426C2F83"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4B678849" w14:textId="77777777" w:rsidR="00C3484B" w:rsidRPr="00C3484B" w:rsidRDefault="00C3484B" w:rsidP="00DA6865">
            <w:pPr>
              <w:jc w:val="center"/>
              <w:rPr>
                <w:sz w:val="16"/>
                <w:szCs w:val="16"/>
              </w:rPr>
            </w:pPr>
            <w:r w:rsidRPr="00C3484B">
              <w:rPr>
                <w:sz w:val="16"/>
                <w:szCs w:val="16"/>
              </w:rPr>
              <w:t>X</w:t>
            </w:r>
          </w:p>
        </w:tc>
        <w:tc>
          <w:tcPr>
            <w:tcW w:w="1368" w:type="dxa"/>
          </w:tcPr>
          <w:p w14:paraId="5DE42E3C"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15CEAC36" w14:textId="77777777" w:rsidR="00C3484B" w:rsidRPr="00C3484B" w:rsidRDefault="00C3484B" w:rsidP="00DA6865">
            <w:pPr>
              <w:jc w:val="center"/>
              <w:rPr>
                <w:sz w:val="16"/>
                <w:szCs w:val="16"/>
              </w:rPr>
            </w:pPr>
            <w:r w:rsidRPr="00C3484B">
              <w:rPr>
                <w:sz w:val="16"/>
                <w:szCs w:val="16"/>
              </w:rPr>
              <w:t>X</w:t>
            </w:r>
          </w:p>
        </w:tc>
        <w:tc>
          <w:tcPr>
            <w:tcW w:w="1368" w:type="dxa"/>
          </w:tcPr>
          <w:p w14:paraId="34B1431F"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F68DC40" w14:textId="77777777" w:rsidR="00C3484B" w:rsidRPr="00C3484B" w:rsidRDefault="00C3484B" w:rsidP="00DA6865">
            <w:pPr>
              <w:jc w:val="center"/>
              <w:rPr>
                <w:sz w:val="16"/>
                <w:szCs w:val="16"/>
              </w:rPr>
            </w:pPr>
          </w:p>
        </w:tc>
      </w:tr>
      <w:tr w:rsidR="00C3484B" w:rsidRPr="00C3484B" w14:paraId="6EBA383E"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729C452" w14:textId="77777777" w:rsidR="00C3484B" w:rsidRPr="00C3484B" w:rsidRDefault="00C3484B" w:rsidP="00C3484B">
            <w:pPr>
              <w:rPr>
                <w:sz w:val="16"/>
                <w:szCs w:val="16"/>
              </w:rPr>
            </w:pPr>
            <w:r w:rsidRPr="00C3484B">
              <w:rPr>
                <w:sz w:val="16"/>
                <w:szCs w:val="16"/>
              </w:rPr>
              <w:t>JPEG Trust Part 2: Trust profiles catalog</w:t>
            </w:r>
          </w:p>
        </w:tc>
        <w:tc>
          <w:tcPr>
            <w:tcW w:w="1368" w:type="dxa"/>
          </w:tcPr>
          <w:p w14:paraId="485D6ABC"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2D48C2F" w14:textId="77777777" w:rsidR="00C3484B" w:rsidRPr="00C3484B" w:rsidRDefault="00C3484B" w:rsidP="00DA6865">
            <w:pPr>
              <w:jc w:val="center"/>
              <w:rPr>
                <w:sz w:val="16"/>
                <w:szCs w:val="16"/>
              </w:rPr>
            </w:pPr>
            <w:r w:rsidRPr="00C3484B">
              <w:rPr>
                <w:sz w:val="16"/>
                <w:szCs w:val="16"/>
              </w:rPr>
              <w:t>X</w:t>
            </w:r>
          </w:p>
        </w:tc>
        <w:tc>
          <w:tcPr>
            <w:tcW w:w="1368" w:type="dxa"/>
          </w:tcPr>
          <w:p w14:paraId="6F12B16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B2C9D73" w14:textId="77777777" w:rsidR="00C3484B" w:rsidRPr="00C3484B" w:rsidRDefault="00C3484B" w:rsidP="00DA6865">
            <w:pPr>
              <w:jc w:val="center"/>
              <w:rPr>
                <w:sz w:val="16"/>
                <w:szCs w:val="16"/>
              </w:rPr>
            </w:pPr>
          </w:p>
        </w:tc>
        <w:tc>
          <w:tcPr>
            <w:tcW w:w="1368" w:type="dxa"/>
          </w:tcPr>
          <w:p w14:paraId="39A1274F"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66DD611" w14:textId="77777777" w:rsidR="00C3484B" w:rsidRPr="00C3484B" w:rsidRDefault="00C3484B" w:rsidP="00DA6865">
            <w:pPr>
              <w:jc w:val="center"/>
              <w:rPr>
                <w:sz w:val="16"/>
                <w:szCs w:val="16"/>
              </w:rPr>
            </w:pPr>
          </w:p>
        </w:tc>
      </w:tr>
      <w:tr w:rsidR="00C3484B" w:rsidRPr="00C3484B" w14:paraId="6808AFB4"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790C9C47" w14:textId="77777777" w:rsidR="00C3484B" w:rsidRPr="00C3484B" w:rsidRDefault="00C3484B" w:rsidP="00C3484B">
            <w:pPr>
              <w:rPr>
                <w:sz w:val="16"/>
                <w:szCs w:val="16"/>
              </w:rPr>
            </w:pPr>
            <w:r w:rsidRPr="00C3484B">
              <w:rPr>
                <w:sz w:val="16"/>
                <w:szCs w:val="16"/>
              </w:rPr>
              <w:t>JPEG Trust Part 3: Media asset watermarking</w:t>
            </w:r>
          </w:p>
        </w:tc>
        <w:tc>
          <w:tcPr>
            <w:tcW w:w="1368" w:type="dxa"/>
          </w:tcPr>
          <w:p w14:paraId="73D45670"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404F043" w14:textId="77777777" w:rsidR="00C3484B" w:rsidRPr="00C3484B" w:rsidRDefault="00C3484B" w:rsidP="00DA6865">
            <w:pPr>
              <w:jc w:val="center"/>
              <w:rPr>
                <w:sz w:val="16"/>
                <w:szCs w:val="16"/>
              </w:rPr>
            </w:pPr>
          </w:p>
        </w:tc>
        <w:tc>
          <w:tcPr>
            <w:tcW w:w="1368" w:type="dxa"/>
          </w:tcPr>
          <w:p w14:paraId="3C8211A2"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4EB3EC7" w14:textId="77777777" w:rsidR="00C3484B" w:rsidRPr="00C3484B" w:rsidRDefault="00C3484B" w:rsidP="00DA6865">
            <w:pPr>
              <w:jc w:val="center"/>
              <w:rPr>
                <w:sz w:val="16"/>
                <w:szCs w:val="16"/>
              </w:rPr>
            </w:pPr>
          </w:p>
        </w:tc>
        <w:tc>
          <w:tcPr>
            <w:tcW w:w="1368" w:type="dxa"/>
          </w:tcPr>
          <w:p w14:paraId="2FD44AB6"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7E42E99A" w14:textId="77777777" w:rsidR="00C3484B" w:rsidRPr="00C3484B" w:rsidRDefault="00C3484B" w:rsidP="00DA6865">
            <w:pPr>
              <w:jc w:val="center"/>
              <w:rPr>
                <w:sz w:val="16"/>
                <w:szCs w:val="16"/>
              </w:rPr>
            </w:pPr>
          </w:p>
        </w:tc>
      </w:tr>
      <w:tr w:rsidR="00C3484B" w:rsidRPr="00C3484B" w14:paraId="7D4BD7B7"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04988D9" w14:textId="77777777" w:rsidR="00C3484B" w:rsidRPr="00C3484B" w:rsidRDefault="00C3484B" w:rsidP="00C3484B">
            <w:pPr>
              <w:rPr>
                <w:sz w:val="16"/>
                <w:szCs w:val="16"/>
              </w:rPr>
            </w:pPr>
            <w:r w:rsidRPr="00C3484B">
              <w:rPr>
                <w:sz w:val="16"/>
                <w:szCs w:val="16"/>
              </w:rPr>
              <w:t>CAWG Metadata</w:t>
            </w:r>
          </w:p>
        </w:tc>
        <w:tc>
          <w:tcPr>
            <w:tcW w:w="1368" w:type="dxa"/>
          </w:tcPr>
          <w:p w14:paraId="1013BB5C"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600779AF" w14:textId="77777777" w:rsidR="00C3484B" w:rsidRPr="00C3484B" w:rsidRDefault="00C3484B" w:rsidP="00DA6865">
            <w:pPr>
              <w:jc w:val="center"/>
              <w:rPr>
                <w:sz w:val="16"/>
                <w:szCs w:val="16"/>
              </w:rPr>
            </w:pPr>
            <w:r w:rsidRPr="00C3484B">
              <w:rPr>
                <w:sz w:val="16"/>
                <w:szCs w:val="16"/>
              </w:rPr>
              <w:t>X</w:t>
            </w:r>
          </w:p>
        </w:tc>
        <w:tc>
          <w:tcPr>
            <w:tcW w:w="1368" w:type="dxa"/>
          </w:tcPr>
          <w:p w14:paraId="19D4106F"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7872E57" w14:textId="77777777" w:rsidR="00C3484B" w:rsidRPr="00C3484B" w:rsidRDefault="00C3484B" w:rsidP="00DA6865">
            <w:pPr>
              <w:jc w:val="center"/>
              <w:rPr>
                <w:sz w:val="16"/>
                <w:szCs w:val="16"/>
              </w:rPr>
            </w:pPr>
            <w:r w:rsidRPr="00C3484B">
              <w:rPr>
                <w:sz w:val="16"/>
                <w:szCs w:val="16"/>
              </w:rPr>
              <w:t>X</w:t>
            </w:r>
          </w:p>
        </w:tc>
        <w:tc>
          <w:tcPr>
            <w:tcW w:w="1368" w:type="dxa"/>
          </w:tcPr>
          <w:p w14:paraId="1809AC6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627BB5E" w14:textId="77777777" w:rsidR="00C3484B" w:rsidRPr="00C3484B" w:rsidRDefault="00C3484B" w:rsidP="00DA6865">
            <w:pPr>
              <w:jc w:val="center"/>
              <w:rPr>
                <w:sz w:val="16"/>
                <w:szCs w:val="16"/>
              </w:rPr>
            </w:pPr>
          </w:p>
        </w:tc>
      </w:tr>
      <w:tr w:rsidR="00C3484B" w:rsidRPr="00C3484B" w14:paraId="1953C145"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19F8E20" w14:textId="77777777" w:rsidR="00C3484B" w:rsidRPr="00C3484B" w:rsidRDefault="00C3484B" w:rsidP="00C3484B">
            <w:pPr>
              <w:rPr>
                <w:sz w:val="16"/>
                <w:szCs w:val="16"/>
              </w:rPr>
            </w:pPr>
            <w:r w:rsidRPr="00C3484B">
              <w:rPr>
                <w:sz w:val="16"/>
                <w:szCs w:val="16"/>
              </w:rPr>
              <w:t>Originator Profile</w:t>
            </w:r>
          </w:p>
        </w:tc>
        <w:tc>
          <w:tcPr>
            <w:tcW w:w="1368" w:type="dxa"/>
          </w:tcPr>
          <w:p w14:paraId="411C4B33"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757DBABE" w14:textId="77777777" w:rsidR="00C3484B" w:rsidRPr="00C3484B" w:rsidRDefault="00C3484B" w:rsidP="00DA6865">
            <w:pPr>
              <w:jc w:val="center"/>
              <w:rPr>
                <w:sz w:val="16"/>
                <w:szCs w:val="16"/>
              </w:rPr>
            </w:pPr>
            <w:r w:rsidRPr="00C3484B">
              <w:rPr>
                <w:sz w:val="16"/>
                <w:szCs w:val="16"/>
              </w:rPr>
              <w:t>X</w:t>
            </w:r>
          </w:p>
        </w:tc>
        <w:tc>
          <w:tcPr>
            <w:tcW w:w="1368" w:type="dxa"/>
          </w:tcPr>
          <w:p w14:paraId="7371F558"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5DE2794" w14:textId="77777777" w:rsidR="00C3484B" w:rsidRPr="00C3484B" w:rsidRDefault="00C3484B" w:rsidP="00DA6865">
            <w:pPr>
              <w:jc w:val="center"/>
              <w:rPr>
                <w:sz w:val="16"/>
                <w:szCs w:val="16"/>
              </w:rPr>
            </w:pPr>
          </w:p>
        </w:tc>
        <w:tc>
          <w:tcPr>
            <w:tcW w:w="1368" w:type="dxa"/>
          </w:tcPr>
          <w:p w14:paraId="66A14748"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438925C" w14:textId="77777777" w:rsidR="00C3484B" w:rsidRPr="00C3484B" w:rsidRDefault="00C3484B" w:rsidP="00DA6865">
            <w:pPr>
              <w:jc w:val="center"/>
              <w:rPr>
                <w:sz w:val="16"/>
                <w:szCs w:val="16"/>
              </w:rPr>
            </w:pPr>
          </w:p>
        </w:tc>
      </w:tr>
      <w:tr w:rsidR="00C3484B" w:rsidRPr="00C3484B" w14:paraId="26505979"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D2A327B" w14:textId="77777777" w:rsidR="00C3484B" w:rsidRPr="00C3484B" w:rsidRDefault="00C3484B" w:rsidP="00C3484B">
            <w:pPr>
              <w:rPr>
                <w:sz w:val="16"/>
                <w:szCs w:val="16"/>
              </w:rPr>
            </w:pPr>
            <w:r w:rsidRPr="00C3484B">
              <w:rPr>
                <w:sz w:val="16"/>
                <w:szCs w:val="16"/>
              </w:rPr>
              <w:t>Overview of trustworthiness in artificial intelligence</w:t>
            </w:r>
          </w:p>
        </w:tc>
        <w:tc>
          <w:tcPr>
            <w:tcW w:w="1368" w:type="dxa"/>
          </w:tcPr>
          <w:p w14:paraId="16DF7E4A"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6FC9C0D" w14:textId="77777777" w:rsidR="00C3484B" w:rsidRPr="00C3484B" w:rsidRDefault="00C3484B" w:rsidP="00DA6865">
            <w:pPr>
              <w:jc w:val="center"/>
              <w:rPr>
                <w:sz w:val="16"/>
                <w:szCs w:val="16"/>
              </w:rPr>
            </w:pPr>
            <w:r w:rsidRPr="00C3484B">
              <w:rPr>
                <w:sz w:val="16"/>
                <w:szCs w:val="16"/>
              </w:rPr>
              <w:t>X</w:t>
            </w:r>
          </w:p>
        </w:tc>
        <w:tc>
          <w:tcPr>
            <w:tcW w:w="1368" w:type="dxa"/>
          </w:tcPr>
          <w:p w14:paraId="73FB56EB"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C42580E" w14:textId="77777777" w:rsidR="00C3484B" w:rsidRPr="00C3484B" w:rsidRDefault="00C3484B" w:rsidP="00DA6865">
            <w:pPr>
              <w:jc w:val="center"/>
              <w:rPr>
                <w:sz w:val="16"/>
                <w:szCs w:val="16"/>
              </w:rPr>
            </w:pPr>
          </w:p>
        </w:tc>
        <w:tc>
          <w:tcPr>
            <w:tcW w:w="1368" w:type="dxa"/>
          </w:tcPr>
          <w:p w14:paraId="6838CD1A"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6214B3D" w14:textId="77777777" w:rsidR="00C3484B" w:rsidRPr="00C3484B" w:rsidRDefault="00C3484B" w:rsidP="00DA6865">
            <w:pPr>
              <w:jc w:val="center"/>
              <w:rPr>
                <w:sz w:val="16"/>
                <w:szCs w:val="16"/>
              </w:rPr>
            </w:pPr>
          </w:p>
        </w:tc>
      </w:tr>
      <w:tr w:rsidR="00C3484B" w:rsidRPr="00C3484B" w14:paraId="61447F82"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73854986" w14:textId="77777777" w:rsidR="00C3484B" w:rsidRPr="00C3484B" w:rsidRDefault="00C3484B" w:rsidP="00C3484B">
            <w:pPr>
              <w:rPr>
                <w:sz w:val="16"/>
                <w:szCs w:val="16"/>
              </w:rPr>
            </w:pPr>
            <w:r w:rsidRPr="00C3484B">
              <w:rPr>
                <w:sz w:val="16"/>
                <w:szCs w:val="16"/>
              </w:rPr>
              <w:t>Framework for trust-based media services</w:t>
            </w:r>
          </w:p>
        </w:tc>
        <w:tc>
          <w:tcPr>
            <w:tcW w:w="1368" w:type="dxa"/>
          </w:tcPr>
          <w:p w14:paraId="5B62A053"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1AD79B9" w14:textId="77777777" w:rsidR="00C3484B" w:rsidRPr="00C3484B" w:rsidRDefault="00C3484B" w:rsidP="00DA6865">
            <w:pPr>
              <w:jc w:val="center"/>
              <w:rPr>
                <w:sz w:val="16"/>
                <w:szCs w:val="16"/>
              </w:rPr>
            </w:pPr>
            <w:r w:rsidRPr="00C3484B">
              <w:rPr>
                <w:sz w:val="16"/>
                <w:szCs w:val="16"/>
              </w:rPr>
              <w:t>X</w:t>
            </w:r>
          </w:p>
        </w:tc>
        <w:tc>
          <w:tcPr>
            <w:tcW w:w="1368" w:type="dxa"/>
          </w:tcPr>
          <w:p w14:paraId="2723ABC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E822858" w14:textId="77777777" w:rsidR="00C3484B" w:rsidRPr="00C3484B" w:rsidRDefault="00C3484B" w:rsidP="00DA6865">
            <w:pPr>
              <w:jc w:val="center"/>
              <w:rPr>
                <w:sz w:val="16"/>
                <w:szCs w:val="16"/>
              </w:rPr>
            </w:pPr>
          </w:p>
        </w:tc>
        <w:tc>
          <w:tcPr>
            <w:tcW w:w="1368" w:type="dxa"/>
          </w:tcPr>
          <w:p w14:paraId="02528825"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33DB48E" w14:textId="77777777" w:rsidR="00C3484B" w:rsidRPr="00C3484B" w:rsidRDefault="00C3484B" w:rsidP="00DA6865">
            <w:pPr>
              <w:jc w:val="center"/>
              <w:rPr>
                <w:sz w:val="16"/>
                <w:szCs w:val="16"/>
              </w:rPr>
            </w:pPr>
          </w:p>
        </w:tc>
      </w:tr>
      <w:tr w:rsidR="00C3484B" w:rsidRPr="00C3484B" w14:paraId="7FBD1B56"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1BDC797E" w14:textId="77777777" w:rsidR="00C3484B" w:rsidRPr="00C3484B" w:rsidRDefault="00C3484B" w:rsidP="00C3484B">
            <w:pPr>
              <w:rPr>
                <w:sz w:val="16"/>
                <w:szCs w:val="16"/>
              </w:rPr>
            </w:pPr>
            <w:r w:rsidRPr="00C3484B">
              <w:rPr>
                <w:sz w:val="16"/>
                <w:szCs w:val="16"/>
              </w:rPr>
              <w:t>Trust.txt</w:t>
            </w:r>
          </w:p>
        </w:tc>
        <w:tc>
          <w:tcPr>
            <w:tcW w:w="1368" w:type="dxa"/>
          </w:tcPr>
          <w:p w14:paraId="742D9363"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37C3B26" w14:textId="77777777" w:rsidR="00C3484B" w:rsidRPr="00C3484B" w:rsidRDefault="00C3484B" w:rsidP="00DA6865">
            <w:pPr>
              <w:jc w:val="center"/>
              <w:rPr>
                <w:sz w:val="16"/>
                <w:szCs w:val="16"/>
              </w:rPr>
            </w:pPr>
            <w:r w:rsidRPr="00C3484B">
              <w:rPr>
                <w:sz w:val="16"/>
                <w:szCs w:val="16"/>
              </w:rPr>
              <w:t>X</w:t>
            </w:r>
          </w:p>
        </w:tc>
        <w:tc>
          <w:tcPr>
            <w:tcW w:w="1368" w:type="dxa"/>
          </w:tcPr>
          <w:p w14:paraId="1FF5CFC9"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4312797" w14:textId="77777777" w:rsidR="00C3484B" w:rsidRPr="00C3484B" w:rsidRDefault="00C3484B" w:rsidP="00DA6865">
            <w:pPr>
              <w:jc w:val="center"/>
              <w:rPr>
                <w:sz w:val="16"/>
                <w:szCs w:val="16"/>
              </w:rPr>
            </w:pPr>
            <w:r w:rsidRPr="00C3484B">
              <w:rPr>
                <w:sz w:val="16"/>
                <w:szCs w:val="16"/>
              </w:rPr>
              <w:t>X</w:t>
            </w:r>
          </w:p>
        </w:tc>
        <w:tc>
          <w:tcPr>
            <w:tcW w:w="1368" w:type="dxa"/>
          </w:tcPr>
          <w:p w14:paraId="5CC88FF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547D4D8" w14:textId="77777777" w:rsidR="00C3484B" w:rsidRPr="00C3484B" w:rsidRDefault="00C3484B" w:rsidP="00DA6865">
            <w:pPr>
              <w:jc w:val="center"/>
              <w:rPr>
                <w:sz w:val="16"/>
                <w:szCs w:val="16"/>
              </w:rPr>
            </w:pPr>
          </w:p>
        </w:tc>
      </w:tr>
      <w:tr w:rsidR="00C3484B" w:rsidRPr="00C3484B" w14:paraId="17BC6311"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14CEAD47" w14:textId="77777777" w:rsidR="00C3484B" w:rsidRPr="00C3484B" w:rsidRDefault="00C3484B" w:rsidP="00C3484B">
            <w:pPr>
              <w:rPr>
                <w:sz w:val="16"/>
                <w:szCs w:val="16"/>
              </w:rPr>
            </w:pPr>
            <w:r w:rsidRPr="00C3484B">
              <w:rPr>
                <w:sz w:val="16"/>
                <w:szCs w:val="16"/>
              </w:rPr>
              <w:t>Chromium Reputation Provider Framework</w:t>
            </w:r>
          </w:p>
        </w:tc>
        <w:tc>
          <w:tcPr>
            <w:tcW w:w="1368" w:type="dxa"/>
          </w:tcPr>
          <w:p w14:paraId="57DA3A02"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9F047EC" w14:textId="77777777" w:rsidR="00C3484B" w:rsidRPr="00C3484B" w:rsidRDefault="00C3484B" w:rsidP="00DA6865">
            <w:pPr>
              <w:jc w:val="center"/>
              <w:rPr>
                <w:sz w:val="16"/>
                <w:szCs w:val="16"/>
              </w:rPr>
            </w:pPr>
            <w:r w:rsidRPr="00C3484B">
              <w:rPr>
                <w:sz w:val="16"/>
                <w:szCs w:val="16"/>
              </w:rPr>
              <w:t>X</w:t>
            </w:r>
          </w:p>
        </w:tc>
        <w:tc>
          <w:tcPr>
            <w:tcW w:w="1368" w:type="dxa"/>
          </w:tcPr>
          <w:p w14:paraId="420429D6"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4C5CF4F" w14:textId="77777777" w:rsidR="00C3484B" w:rsidRPr="00C3484B" w:rsidRDefault="00C3484B" w:rsidP="00DA6865">
            <w:pPr>
              <w:jc w:val="center"/>
              <w:rPr>
                <w:sz w:val="16"/>
                <w:szCs w:val="16"/>
              </w:rPr>
            </w:pPr>
          </w:p>
        </w:tc>
        <w:tc>
          <w:tcPr>
            <w:tcW w:w="1368" w:type="dxa"/>
          </w:tcPr>
          <w:p w14:paraId="23AED800"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5A14ABA" w14:textId="77777777" w:rsidR="00C3484B" w:rsidRPr="00C3484B" w:rsidRDefault="00C3484B" w:rsidP="00DA6865">
            <w:pPr>
              <w:jc w:val="center"/>
              <w:rPr>
                <w:sz w:val="16"/>
                <w:szCs w:val="16"/>
              </w:rPr>
            </w:pPr>
          </w:p>
        </w:tc>
      </w:tr>
      <w:tr w:rsidR="00C3484B" w:rsidRPr="00C3484B" w14:paraId="2FB361B2"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1313E12" w14:textId="77777777" w:rsidR="00C3484B" w:rsidRPr="00C3484B" w:rsidRDefault="00C3484B" w:rsidP="00C3484B">
            <w:pPr>
              <w:rPr>
                <w:sz w:val="16"/>
                <w:szCs w:val="16"/>
              </w:rPr>
            </w:pPr>
            <w:r w:rsidRPr="00C3484B">
              <w:rPr>
                <w:sz w:val="16"/>
                <w:szCs w:val="16"/>
              </w:rPr>
              <w:t>ISCC: International Standard Content Code (ISCC)</w:t>
            </w:r>
          </w:p>
        </w:tc>
        <w:tc>
          <w:tcPr>
            <w:tcW w:w="1368" w:type="dxa"/>
          </w:tcPr>
          <w:p w14:paraId="49270989"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9A5B42B" w14:textId="77777777" w:rsidR="00C3484B" w:rsidRPr="00C3484B" w:rsidRDefault="00C3484B" w:rsidP="00DA6865">
            <w:pPr>
              <w:jc w:val="center"/>
              <w:rPr>
                <w:sz w:val="16"/>
                <w:szCs w:val="16"/>
              </w:rPr>
            </w:pPr>
          </w:p>
        </w:tc>
        <w:tc>
          <w:tcPr>
            <w:tcW w:w="1368" w:type="dxa"/>
          </w:tcPr>
          <w:p w14:paraId="64FDC8EF"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771267A4" w14:textId="77777777" w:rsidR="00C3484B" w:rsidRPr="00C3484B" w:rsidRDefault="00C3484B" w:rsidP="00DA6865">
            <w:pPr>
              <w:jc w:val="center"/>
              <w:rPr>
                <w:sz w:val="16"/>
                <w:szCs w:val="16"/>
              </w:rPr>
            </w:pPr>
          </w:p>
        </w:tc>
        <w:tc>
          <w:tcPr>
            <w:tcW w:w="1368" w:type="dxa"/>
          </w:tcPr>
          <w:p w14:paraId="181EF139"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618C7BC" w14:textId="77777777" w:rsidR="00C3484B" w:rsidRPr="00C3484B" w:rsidRDefault="00C3484B" w:rsidP="00DA6865">
            <w:pPr>
              <w:jc w:val="center"/>
              <w:rPr>
                <w:sz w:val="16"/>
                <w:szCs w:val="16"/>
              </w:rPr>
            </w:pPr>
          </w:p>
        </w:tc>
      </w:tr>
      <w:tr w:rsidR="00C3484B" w:rsidRPr="00C3484B" w14:paraId="22EA1EA6"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0FB7C0CF" w14:textId="77777777" w:rsidR="00C3484B" w:rsidRPr="00C3484B" w:rsidRDefault="00C3484B" w:rsidP="00C3484B">
            <w:pPr>
              <w:rPr>
                <w:sz w:val="16"/>
                <w:szCs w:val="16"/>
              </w:rPr>
            </w:pPr>
            <w:r w:rsidRPr="00C3484B">
              <w:rPr>
                <w:sz w:val="16"/>
                <w:szCs w:val="16"/>
              </w:rPr>
              <w:t>Global Media Identifier (GMI)</w:t>
            </w:r>
          </w:p>
        </w:tc>
        <w:tc>
          <w:tcPr>
            <w:tcW w:w="1368" w:type="dxa"/>
          </w:tcPr>
          <w:p w14:paraId="176C8232"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8CB6619" w14:textId="77777777" w:rsidR="00C3484B" w:rsidRPr="00C3484B" w:rsidRDefault="00C3484B" w:rsidP="00DA6865">
            <w:pPr>
              <w:jc w:val="center"/>
              <w:rPr>
                <w:sz w:val="16"/>
                <w:szCs w:val="16"/>
              </w:rPr>
            </w:pPr>
          </w:p>
        </w:tc>
        <w:tc>
          <w:tcPr>
            <w:tcW w:w="1368" w:type="dxa"/>
          </w:tcPr>
          <w:p w14:paraId="6E188DD1"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F0588BB" w14:textId="77777777" w:rsidR="00C3484B" w:rsidRPr="00C3484B" w:rsidRDefault="00C3484B" w:rsidP="00DA6865">
            <w:pPr>
              <w:jc w:val="center"/>
              <w:rPr>
                <w:sz w:val="16"/>
                <w:szCs w:val="16"/>
              </w:rPr>
            </w:pPr>
          </w:p>
        </w:tc>
        <w:tc>
          <w:tcPr>
            <w:tcW w:w="1368" w:type="dxa"/>
          </w:tcPr>
          <w:p w14:paraId="525B46DF"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2BACA28" w14:textId="77777777" w:rsidR="00C3484B" w:rsidRPr="00C3484B" w:rsidRDefault="00C3484B" w:rsidP="00DA6865">
            <w:pPr>
              <w:jc w:val="center"/>
              <w:rPr>
                <w:sz w:val="16"/>
                <w:szCs w:val="16"/>
              </w:rPr>
            </w:pPr>
          </w:p>
        </w:tc>
      </w:tr>
      <w:tr w:rsidR="00C3484B" w:rsidRPr="00C3484B" w14:paraId="1A5C80FA"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0AA6900A" w14:textId="77777777" w:rsidR="00C3484B" w:rsidRPr="00C3484B" w:rsidRDefault="00C3484B" w:rsidP="00C3484B">
            <w:pPr>
              <w:rPr>
                <w:sz w:val="16"/>
                <w:szCs w:val="16"/>
              </w:rPr>
            </w:pPr>
            <w:r w:rsidRPr="00C3484B">
              <w:rPr>
                <w:sz w:val="16"/>
                <w:szCs w:val="16"/>
              </w:rPr>
              <w:t>TDM Reservation Protocol</w:t>
            </w:r>
          </w:p>
        </w:tc>
        <w:tc>
          <w:tcPr>
            <w:tcW w:w="1368" w:type="dxa"/>
          </w:tcPr>
          <w:p w14:paraId="32F078EB"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E5BAC6E" w14:textId="77777777" w:rsidR="00C3484B" w:rsidRPr="00C3484B" w:rsidRDefault="00C3484B" w:rsidP="00DA6865">
            <w:pPr>
              <w:jc w:val="center"/>
              <w:rPr>
                <w:sz w:val="16"/>
                <w:szCs w:val="16"/>
              </w:rPr>
            </w:pPr>
          </w:p>
        </w:tc>
        <w:tc>
          <w:tcPr>
            <w:tcW w:w="1368" w:type="dxa"/>
          </w:tcPr>
          <w:p w14:paraId="2DF2E8BB"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AD70F92" w14:textId="77777777" w:rsidR="00C3484B" w:rsidRPr="00C3484B" w:rsidRDefault="00C3484B" w:rsidP="00DA6865">
            <w:pPr>
              <w:jc w:val="center"/>
              <w:rPr>
                <w:sz w:val="16"/>
                <w:szCs w:val="16"/>
              </w:rPr>
            </w:pPr>
            <w:r w:rsidRPr="00C3484B">
              <w:rPr>
                <w:sz w:val="16"/>
                <w:szCs w:val="16"/>
              </w:rPr>
              <w:t>X</w:t>
            </w:r>
          </w:p>
        </w:tc>
        <w:tc>
          <w:tcPr>
            <w:tcW w:w="1368" w:type="dxa"/>
          </w:tcPr>
          <w:p w14:paraId="077D3261"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9025AA6" w14:textId="77777777" w:rsidR="00C3484B" w:rsidRPr="00C3484B" w:rsidRDefault="00C3484B" w:rsidP="00DA6865">
            <w:pPr>
              <w:jc w:val="center"/>
              <w:rPr>
                <w:sz w:val="16"/>
                <w:szCs w:val="16"/>
              </w:rPr>
            </w:pPr>
          </w:p>
        </w:tc>
      </w:tr>
      <w:tr w:rsidR="00C3484B" w:rsidRPr="00C3484B" w14:paraId="449987EC"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9CCB529" w14:textId="77777777" w:rsidR="00C3484B" w:rsidRPr="00C3484B" w:rsidRDefault="00C3484B" w:rsidP="00C3484B">
            <w:pPr>
              <w:rPr>
                <w:sz w:val="16"/>
                <w:szCs w:val="16"/>
              </w:rPr>
            </w:pPr>
            <w:r w:rsidRPr="00C3484B">
              <w:rPr>
                <w:sz w:val="16"/>
                <w:szCs w:val="16"/>
              </w:rPr>
              <w:t>Robots Exclusion Protocol</w:t>
            </w:r>
          </w:p>
        </w:tc>
        <w:tc>
          <w:tcPr>
            <w:tcW w:w="1368" w:type="dxa"/>
          </w:tcPr>
          <w:p w14:paraId="6D4EC487"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1D658B2" w14:textId="77777777" w:rsidR="00C3484B" w:rsidRPr="00C3484B" w:rsidRDefault="00C3484B" w:rsidP="00DA6865">
            <w:pPr>
              <w:jc w:val="center"/>
              <w:rPr>
                <w:sz w:val="16"/>
                <w:szCs w:val="16"/>
              </w:rPr>
            </w:pPr>
          </w:p>
        </w:tc>
        <w:tc>
          <w:tcPr>
            <w:tcW w:w="1368" w:type="dxa"/>
          </w:tcPr>
          <w:p w14:paraId="17155C7D"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989E741" w14:textId="77777777" w:rsidR="00C3484B" w:rsidRPr="00C3484B" w:rsidRDefault="00C3484B" w:rsidP="00DA6865">
            <w:pPr>
              <w:jc w:val="center"/>
              <w:rPr>
                <w:sz w:val="16"/>
                <w:szCs w:val="16"/>
              </w:rPr>
            </w:pPr>
            <w:r w:rsidRPr="00C3484B">
              <w:rPr>
                <w:sz w:val="16"/>
                <w:szCs w:val="16"/>
              </w:rPr>
              <w:t>X</w:t>
            </w:r>
          </w:p>
        </w:tc>
        <w:tc>
          <w:tcPr>
            <w:tcW w:w="1368" w:type="dxa"/>
          </w:tcPr>
          <w:p w14:paraId="2A7969CD"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EDCB85D" w14:textId="77777777" w:rsidR="00C3484B" w:rsidRPr="00C3484B" w:rsidRDefault="00C3484B" w:rsidP="00DA6865">
            <w:pPr>
              <w:jc w:val="center"/>
              <w:rPr>
                <w:sz w:val="16"/>
                <w:szCs w:val="16"/>
              </w:rPr>
            </w:pPr>
          </w:p>
        </w:tc>
      </w:tr>
      <w:tr w:rsidR="00C3484B" w:rsidRPr="00C3484B" w14:paraId="1F308565"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51005528" w14:textId="77777777" w:rsidR="00C3484B" w:rsidRPr="00C3484B" w:rsidRDefault="00C3484B" w:rsidP="00C3484B">
            <w:pPr>
              <w:rPr>
                <w:sz w:val="16"/>
                <w:szCs w:val="16"/>
              </w:rPr>
            </w:pPr>
            <w:r w:rsidRPr="00C3484B">
              <w:rPr>
                <w:sz w:val="16"/>
                <w:szCs w:val="16"/>
              </w:rPr>
              <w:t>Vocabulary for expressing AI usage preferences</w:t>
            </w:r>
          </w:p>
        </w:tc>
        <w:tc>
          <w:tcPr>
            <w:tcW w:w="1368" w:type="dxa"/>
          </w:tcPr>
          <w:p w14:paraId="14CFB301"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F12EE2C" w14:textId="77777777" w:rsidR="00C3484B" w:rsidRPr="00C3484B" w:rsidRDefault="00C3484B" w:rsidP="00DA6865">
            <w:pPr>
              <w:jc w:val="center"/>
              <w:rPr>
                <w:sz w:val="16"/>
                <w:szCs w:val="16"/>
              </w:rPr>
            </w:pPr>
          </w:p>
        </w:tc>
        <w:tc>
          <w:tcPr>
            <w:tcW w:w="1368" w:type="dxa"/>
          </w:tcPr>
          <w:p w14:paraId="144812C3"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C047139" w14:textId="77777777" w:rsidR="00C3484B" w:rsidRPr="00C3484B" w:rsidRDefault="00C3484B" w:rsidP="00DA6865">
            <w:pPr>
              <w:jc w:val="center"/>
              <w:rPr>
                <w:sz w:val="16"/>
                <w:szCs w:val="16"/>
              </w:rPr>
            </w:pPr>
            <w:r w:rsidRPr="00C3484B">
              <w:rPr>
                <w:sz w:val="16"/>
                <w:szCs w:val="16"/>
              </w:rPr>
              <w:t>X</w:t>
            </w:r>
          </w:p>
        </w:tc>
        <w:tc>
          <w:tcPr>
            <w:tcW w:w="1368" w:type="dxa"/>
          </w:tcPr>
          <w:p w14:paraId="41785BE4"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16A1EE8" w14:textId="77777777" w:rsidR="00C3484B" w:rsidRPr="00C3484B" w:rsidRDefault="00C3484B" w:rsidP="00DA6865">
            <w:pPr>
              <w:jc w:val="center"/>
              <w:rPr>
                <w:sz w:val="16"/>
                <w:szCs w:val="16"/>
              </w:rPr>
            </w:pPr>
          </w:p>
        </w:tc>
      </w:tr>
      <w:tr w:rsidR="00C3484B" w:rsidRPr="00C3484B" w14:paraId="48FA467C"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237A48BD" w14:textId="77777777" w:rsidR="00C3484B" w:rsidRPr="00C3484B" w:rsidRDefault="00C3484B" w:rsidP="00C3484B">
            <w:pPr>
              <w:rPr>
                <w:sz w:val="16"/>
                <w:szCs w:val="16"/>
              </w:rPr>
            </w:pPr>
            <w:r w:rsidRPr="00C3484B">
              <w:rPr>
                <w:sz w:val="16"/>
                <w:szCs w:val="16"/>
              </w:rPr>
              <w:t>Open Binding of Content Identifiers (OBID)</w:t>
            </w:r>
          </w:p>
        </w:tc>
        <w:tc>
          <w:tcPr>
            <w:tcW w:w="1368" w:type="dxa"/>
          </w:tcPr>
          <w:p w14:paraId="2545345B"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AF65BA6" w14:textId="77777777" w:rsidR="00C3484B" w:rsidRPr="00C3484B" w:rsidRDefault="00C3484B" w:rsidP="00DA6865">
            <w:pPr>
              <w:jc w:val="center"/>
              <w:rPr>
                <w:sz w:val="16"/>
                <w:szCs w:val="16"/>
              </w:rPr>
            </w:pPr>
          </w:p>
        </w:tc>
        <w:tc>
          <w:tcPr>
            <w:tcW w:w="1368" w:type="dxa"/>
          </w:tcPr>
          <w:p w14:paraId="0826F248"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59297B1D" w14:textId="77777777" w:rsidR="00C3484B" w:rsidRPr="00C3484B" w:rsidRDefault="00C3484B" w:rsidP="00DA6865">
            <w:pPr>
              <w:jc w:val="center"/>
              <w:rPr>
                <w:sz w:val="16"/>
                <w:szCs w:val="16"/>
              </w:rPr>
            </w:pPr>
          </w:p>
        </w:tc>
        <w:tc>
          <w:tcPr>
            <w:tcW w:w="1368" w:type="dxa"/>
          </w:tcPr>
          <w:p w14:paraId="2764E1E7"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643B10A4" w14:textId="77777777" w:rsidR="00C3484B" w:rsidRPr="00C3484B" w:rsidRDefault="00C3484B" w:rsidP="00DA6865">
            <w:pPr>
              <w:jc w:val="center"/>
              <w:rPr>
                <w:sz w:val="16"/>
                <w:szCs w:val="16"/>
              </w:rPr>
            </w:pPr>
          </w:p>
        </w:tc>
      </w:tr>
      <w:tr w:rsidR="00C3484B" w:rsidRPr="00C3484B" w14:paraId="389FB425"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446ED3E5" w14:textId="77777777" w:rsidR="00C3484B" w:rsidRPr="00C3484B" w:rsidRDefault="00C3484B" w:rsidP="00C3484B">
            <w:pPr>
              <w:rPr>
                <w:sz w:val="16"/>
                <w:szCs w:val="16"/>
              </w:rPr>
            </w:pPr>
            <w:r w:rsidRPr="00C3484B">
              <w:rPr>
                <w:sz w:val="16"/>
                <w:szCs w:val="16"/>
              </w:rPr>
              <w:t>X.ig-dw: Implementation guidelines for digital watermarking</w:t>
            </w:r>
          </w:p>
        </w:tc>
        <w:tc>
          <w:tcPr>
            <w:tcW w:w="1368" w:type="dxa"/>
          </w:tcPr>
          <w:p w14:paraId="6AC3D1A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54EEF39" w14:textId="77777777" w:rsidR="00C3484B" w:rsidRPr="00C3484B" w:rsidRDefault="00C3484B" w:rsidP="00DA6865">
            <w:pPr>
              <w:jc w:val="center"/>
              <w:rPr>
                <w:sz w:val="16"/>
                <w:szCs w:val="16"/>
              </w:rPr>
            </w:pPr>
          </w:p>
        </w:tc>
        <w:tc>
          <w:tcPr>
            <w:tcW w:w="1368" w:type="dxa"/>
          </w:tcPr>
          <w:p w14:paraId="703C4BB3"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43104BE" w14:textId="77777777" w:rsidR="00C3484B" w:rsidRPr="00C3484B" w:rsidRDefault="00C3484B" w:rsidP="00DA6865">
            <w:pPr>
              <w:jc w:val="center"/>
              <w:rPr>
                <w:sz w:val="16"/>
                <w:szCs w:val="16"/>
              </w:rPr>
            </w:pPr>
          </w:p>
        </w:tc>
        <w:tc>
          <w:tcPr>
            <w:tcW w:w="1368" w:type="dxa"/>
          </w:tcPr>
          <w:p w14:paraId="778FCA75"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6256D7BF" w14:textId="77777777" w:rsidR="00C3484B" w:rsidRPr="00C3484B" w:rsidRDefault="00C3484B" w:rsidP="00DA6865">
            <w:pPr>
              <w:jc w:val="center"/>
              <w:rPr>
                <w:sz w:val="16"/>
                <w:szCs w:val="16"/>
              </w:rPr>
            </w:pPr>
          </w:p>
        </w:tc>
      </w:tr>
      <w:tr w:rsidR="00C3484B" w:rsidRPr="00C3484B" w14:paraId="4B84A2FA"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1CECFA6" w14:textId="77777777" w:rsidR="00C3484B" w:rsidRPr="00C3484B" w:rsidRDefault="00C3484B" w:rsidP="00C3484B">
            <w:pPr>
              <w:rPr>
                <w:sz w:val="16"/>
                <w:szCs w:val="16"/>
              </w:rPr>
            </w:pPr>
            <w:r w:rsidRPr="00C3484B">
              <w:rPr>
                <w:sz w:val="16"/>
                <w:szCs w:val="16"/>
              </w:rPr>
              <w:t>DRM technology for digital publications</w:t>
            </w:r>
          </w:p>
        </w:tc>
        <w:tc>
          <w:tcPr>
            <w:tcW w:w="1368" w:type="dxa"/>
          </w:tcPr>
          <w:p w14:paraId="5600F5D6"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DE3E71C" w14:textId="77777777" w:rsidR="00C3484B" w:rsidRPr="00C3484B" w:rsidRDefault="00C3484B" w:rsidP="00DA6865">
            <w:pPr>
              <w:jc w:val="center"/>
              <w:rPr>
                <w:sz w:val="16"/>
                <w:szCs w:val="16"/>
              </w:rPr>
            </w:pPr>
          </w:p>
        </w:tc>
        <w:tc>
          <w:tcPr>
            <w:tcW w:w="1368" w:type="dxa"/>
          </w:tcPr>
          <w:p w14:paraId="2B260B3E"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D8A1CEB" w14:textId="77777777" w:rsidR="00C3484B" w:rsidRPr="00C3484B" w:rsidRDefault="00C3484B" w:rsidP="00DA6865">
            <w:pPr>
              <w:jc w:val="center"/>
              <w:rPr>
                <w:sz w:val="16"/>
                <w:szCs w:val="16"/>
              </w:rPr>
            </w:pPr>
          </w:p>
        </w:tc>
        <w:tc>
          <w:tcPr>
            <w:tcW w:w="1368" w:type="dxa"/>
          </w:tcPr>
          <w:p w14:paraId="66844394"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B21674B" w14:textId="77777777" w:rsidR="00C3484B" w:rsidRPr="00C3484B" w:rsidRDefault="00C3484B" w:rsidP="00DA6865">
            <w:pPr>
              <w:jc w:val="center"/>
              <w:rPr>
                <w:sz w:val="16"/>
                <w:szCs w:val="16"/>
              </w:rPr>
            </w:pPr>
          </w:p>
        </w:tc>
      </w:tr>
      <w:tr w:rsidR="00C3484B" w:rsidRPr="00C3484B" w14:paraId="65173581"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A6D3EE4" w14:textId="77777777" w:rsidR="00C3484B" w:rsidRPr="00C3484B" w:rsidRDefault="00C3484B" w:rsidP="00C3484B">
            <w:pPr>
              <w:rPr>
                <w:sz w:val="16"/>
                <w:szCs w:val="16"/>
              </w:rPr>
            </w:pPr>
            <w:r w:rsidRPr="00C3484B">
              <w:rPr>
                <w:sz w:val="16"/>
                <w:szCs w:val="16"/>
              </w:rPr>
              <w:t xml:space="preserve">Part 1: Overview of copyright </w:t>
            </w:r>
            <w:r w:rsidRPr="00C3484B">
              <w:rPr>
                <w:sz w:val="16"/>
                <w:szCs w:val="16"/>
              </w:rPr>
              <w:lastRenderedPageBreak/>
              <w:t>protection technologies in use in the publishing industry</w:t>
            </w:r>
          </w:p>
        </w:tc>
        <w:tc>
          <w:tcPr>
            <w:tcW w:w="1368" w:type="dxa"/>
          </w:tcPr>
          <w:p w14:paraId="0C12842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D647F0B" w14:textId="77777777" w:rsidR="00C3484B" w:rsidRPr="00C3484B" w:rsidRDefault="00C3484B" w:rsidP="00DA6865">
            <w:pPr>
              <w:jc w:val="center"/>
              <w:rPr>
                <w:sz w:val="16"/>
                <w:szCs w:val="16"/>
              </w:rPr>
            </w:pPr>
          </w:p>
        </w:tc>
        <w:tc>
          <w:tcPr>
            <w:tcW w:w="1368" w:type="dxa"/>
          </w:tcPr>
          <w:p w14:paraId="536AAFA6"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EE1474D" w14:textId="77777777" w:rsidR="00C3484B" w:rsidRPr="00C3484B" w:rsidRDefault="00C3484B" w:rsidP="00DA6865">
            <w:pPr>
              <w:jc w:val="center"/>
              <w:rPr>
                <w:sz w:val="16"/>
                <w:szCs w:val="16"/>
              </w:rPr>
            </w:pPr>
            <w:r w:rsidRPr="00C3484B">
              <w:rPr>
                <w:sz w:val="16"/>
                <w:szCs w:val="16"/>
              </w:rPr>
              <w:t>X</w:t>
            </w:r>
          </w:p>
        </w:tc>
        <w:tc>
          <w:tcPr>
            <w:tcW w:w="1368" w:type="dxa"/>
          </w:tcPr>
          <w:p w14:paraId="63792033"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8D52C74" w14:textId="77777777" w:rsidR="00C3484B" w:rsidRPr="00C3484B" w:rsidRDefault="00C3484B" w:rsidP="00DA6865">
            <w:pPr>
              <w:jc w:val="center"/>
              <w:rPr>
                <w:sz w:val="16"/>
                <w:szCs w:val="16"/>
              </w:rPr>
            </w:pPr>
          </w:p>
        </w:tc>
      </w:tr>
      <w:tr w:rsidR="00C3484B" w:rsidRPr="00C3484B" w14:paraId="502A21F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66C8E20" w14:textId="77777777" w:rsidR="00C3484B" w:rsidRPr="00C3484B" w:rsidRDefault="00C3484B" w:rsidP="00C3484B">
            <w:pPr>
              <w:rPr>
                <w:sz w:val="16"/>
                <w:szCs w:val="16"/>
              </w:rPr>
            </w:pPr>
            <w:r w:rsidRPr="00C3484B">
              <w:rPr>
                <w:sz w:val="16"/>
                <w:szCs w:val="16"/>
              </w:rPr>
              <w:t>IEEE Draft Standard for Evaluation Method of</w:t>
            </w:r>
          </w:p>
        </w:tc>
        <w:tc>
          <w:tcPr>
            <w:tcW w:w="1368" w:type="dxa"/>
          </w:tcPr>
          <w:p w14:paraId="4D95298E"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E6814CF" w14:textId="77777777" w:rsidR="00C3484B" w:rsidRPr="00C3484B" w:rsidRDefault="00C3484B" w:rsidP="00DA6865">
            <w:pPr>
              <w:jc w:val="center"/>
              <w:rPr>
                <w:sz w:val="16"/>
                <w:szCs w:val="16"/>
              </w:rPr>
            </w:pPr>
          </w:p>
        </w:tc>
        <w:tc>
          <w:tcPr>
            <w:tcW w:w="1368" w:type="dxa"/>
          </w:tcPr>
          <w:p w14:paraId="29F33C71"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3627C76" w14:textId="77777777" w:rsidR="00C3484B" w:rsidRPr="00C3484B" w:rsidRDefault="00C3484B" w:rsidP="00DA6865">
            <w:pPr>
              <w:jc w:val="center"/>
              <w:rPr>
                <w:sz w:val="16"/>
                <w:szCs w:val="16"/>
              </w:rPr>
            </w:pPr>
          </w:p>
        </w:tc>
        <w:tc>
          <w:tcPr>
            <w:tcW w:w="1368" w:type="dxa"/>
          </w:tcPr>
          <w:p w14:paraId="244DAAA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298EF88" w14:textId="77777777" w:rsidR="00C3484B" w:rsidRPr="00C3484B" w:rsidRDefault="00C3484B" w:rsidP="00DA6865">
            <w:pPr>
              <w:jc w:val="center"/>
              <w:rPr>
                <w:sz w:val="16"/>
                <w:szCs w:val="16"/>
              </w:rPr>
            </w:pPr>
          </w:p>
        </w:tc>
      </w:tr>
      <w:tr w:rsidR="00C3484B" w:rsidRPr="00C3484B" w14:paraId="777ACE3E"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7B65568B" w14:textId="77777777" w:rsidR="00C3484B" w:rsidRPr="00C3484B" w:rsidRDefault="00C3484B" w:rsidP="00C3484B">
            <w:pPr>
              <w:rPr>
                <w:sz w:val="16"/>
                <w:szCs w:val="16"/>
              </w:rPr>
            </w:pPr>
            <w:r w:rsidRPr="00C3484B">
              <w:rPr>
                <w:sz w:val="16"/>
                <w:szCs w:val="16"/>
              </w:rPr>
              <w:t>Robustness of Digital Watermarking Implementation in Digital Contents</w:t>
            </w:r>
          </w:p>
        </w:tc>
        <w:tc>
          <w:tcPr>
            <w:tcW w:w="1368" w:type="dxa"/>
          </w:tcPr>
          <w:p w14:paraId="79B60894"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7742028" w14:textId="77777777" w:rsidR="00C3484B" w:rsidRPr="00C3484B" w:rsidRDefault="00C3484B" w:rsidP="00DA6865">
            <w:pPr>
              <w:jc w:val="center"/>
              <w:rPr>
                <w:sz w:val="16"/>
                <w:szCs w:val="16"/>
              </w:rPr>
            </w:pPr>
          </w:p>
        </w:tc>
        <w:tc>
          <w:tcPr>
            <w:tcW w:w="1368" w:type="dxa"/>
          </w:tcPr>
          <w:p w14:paraId="1D028B41"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5A50599" w14:textId="77777777" w:rsidR="00C3484B" w:rsidRPr="00C3484B" w:rsidRDefault="00C3484B" w:rsidP="00DA6865">
            <w:pPr>
              <w:jc w:val="center"/>
              <w:rPr>
                <w:sz w:val="16"/>
                <w:szCs w:val="16"/>
              </w:rPr>
            </w:pPr>
          </w:p>
        </w:tc>
        <w:tc>
          <w:tcPr>
            <w:tcW w:w="1368" w:type="dxa"/>
          </w:tcPr>
          <w:p w14:paraId="26D46EEA"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EAFC08E" w14:textId="77777777" w:rsidR="00C3484B" w:rsidRPr="00C3484B" w:rsidRDefault="00C3484B" w:rsidP="00DA6865">
            <w:pPr>
              <w:jc w:val="center"/>
              <w:rPr>
                <w:sz w:val="16"/>
                <w:szCs w:val="16"/>
              </w:rPr>
            </w:pPr>
          </w:p>
        </w:tc>
      </w:tr>
      <w:tr w:rsidR="00C3484B" w:rsidRPr="00C3484B" w14:paraId="7585B5BA"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3D470561" w14:textId="77777777" w:rsidR="00C3484B" w:rsidRPr="00C3484B" w:rsidRDefault="00C3484B" w:rsidP="00C3484B">
            <w:pPr>
              <w:rPr>
                <w:sz w:val="16"/>
                <w:szCs w:val="16"/>
              </w:rPr>
            </w:pPr>
            <w:r w:rsidRPr="00C3484B">
              <w:rPr>
                <w:sz w:val="16"/>
                <w:szCs w:val="16"/>
              </w:rPr>
              <w:t>H.MMAUTH:</w:t>
            </w:r>
          </w:p>
        </w:tc>
        <w:tc>
          <w:tcPr>
            <w:tcW w:w="1368" w:type="dxa"/>
          </w:tcPr>
          <w:p w14:paraId="68A62072"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83796D2" w14:textId="77777777" w:rsidR="00C3484B" w:rsidRPr="00C3484B" w:rsidRDefault="00C3484B" w:rsidP="00DA6865">
            <w:pPr>
              <w:jc w:val="center"/>
              <w:rPr>
                <w:sz w:val="16"/>
                <w:szCs w:val="16"/>
              </w:rPr>
            </w:pPr>
          </w:p>
        </w:tc>
        <w:tc>
          <w:tcPr>
            <w:tcW w:w="1368" w:type="dxa"/>
          </w:tcPr>
          <w:p w14:paraId="17A1D53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67DCADE" w14:textId="77777777" w:rsidR="00C3484B" w:rsidRPr="00C3484B" w:rsidRDefault="00C3484B" w:rsidP="00DA6865">
            <w:pPr>
              <w:jc w:val="center"/>
              <w:rPr>
                <w:sz w:val="16"/>
                <w:szCs w:val="16"/>
              </w:rPr>
            </w:pPr>
          </w:p>
        </w:tc>
        <w:tc>
          <w:tcPr>
            <w:tcW w:w="1368" w:type="dxa"/>
          </w:tcPr>
          <w:p w14:paraId="12DC745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E686209" w14:textId="77777777" w:rsidR="00C3484B" w:rsidRPr="00C3484B" w:rsidRDefault="00C3484B" w:rsidP="00DA6865">
            <w:pPr>
              <w:jc w:val="center"/>
              <w:rPr>
                <w:sz w:val="16"/>
                <w:szCs w:val="16"/>
              </w:rPr>
            </w:pPr>
          </w:p>
        </w:tc>
      </w:tr>
      <w:tr w:rsidR="00C3484B" w:rsidRPr="00C3484B" w14:paraId="7C354E8B"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2599A532" w14:textId="77777777" w:rsidR="00C3484B" w:rsidRPr="00C3484B" w:rsidRDefault="00C3484B" w:rsidP="00C3484B">
            <w:pPr>
              <w:rPr>
                <w:sz w:val="16"/>
                <w:szCs w:val="16"/>
              </w:rPr>
            </w:pPr>
            <w:r w:rsidRPr="00C3484B">
              <w:rPr>
                <w:sz w:val="16"/>
                <w:szCs w:val="16"/>
              </w:rPr>
              <w:t>Framework for authentication of multimedia content</w:t>
            </w:r>
          </w:p>
        </w:tc>
        <w:tc>
          <w:tcPr>
            <w:tcW w:w="1368" w:type="dxa"/>
          </w:tcPr>
          <w:p w14:paraId="126335F9"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31A5DE3" w14:textId="77777777" w:rsidR="00C3484B" w:rsidRPr="00C3484B" w:rsidRDefault="00C3484B" w:rsidP="00DA6865">
            <w:pPr>
              <w:jc w:val="center"/>
              <w:rPr>
                <w:sz w:val="16"/>
                <w:szCs w:val="16"/>
              </w:rPr>
            </w:pPr>
            <w:r w:rsidRPr="00C3484B">
              <w:rPr>
                <w:sz w:val="16"/>
                <w:szCs w:val="16"/>
              </w:rPr>
              <w:t>X</w:t>
            </w:r>
          </w:p>
        </w:tc>
        <w:tc>
          <w:tcPr>
            <w:tcW w:w="1368" w:type="dxa"/>
          </w:tcPr>
          <w:p w14:paraId="25908B6F"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541DD1F" w14:textId="77777777" w:rsidR="00C3484B" w:rsidRPr="00C3484B" w:rsidRDefault="00C3484B" w:rsidP="00DA6865">
            <w:pPr>
              <w:jc w:val="center"/>
              <w:rPr>
                <w:sz w:val="16"/>
                <w:szCs w:val="16"/>
              </w:rPr>
            </w:pPr>
          </w:p>
        </w:tc>
        <w:tc>
          <w:tcPr>
            <w:tcW w:w="1368" w:type="dxa"/>
          </w:tcPr>
          <w:p w14:paraId="3ACCB6CB"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A8D5CFD" w14:textId="77777777" w:rsidR="00C3484B" w:rsidRPr="00C3484B" w:rsidRDefault="00C3484B" w:rsidP="00DA6865">
            <w:pPr>
              <w:jc w:val="center"/>
              <w:rPr>
                <w:sz w:val="16"/>
                <w:szCs w:val="16"/>
              </w:rPr>
            </w:pPr>
          </w:p>
        </w:tc>
      </w:tr>
      <w:tr w:rsidR="00C3484B" w:rsidRPr="00C3484B" w14:paraId="610DCB8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24131545" w14:textId="77777777" w:rsidR="00C3484B" w:rsidRPr="00C3484B" w:rsidRDefault="00C3484B" w:rsidP="00C3484B">
            <w:pPr>
              <w:rPr>
                <w:sz w:val="16"/>
                <w:szCs w:val="16"/>
              </w:rPr>
            </w:pPr>
            <w:r w:rsidRPr="00C3484B">
              <w:rPr>
                <w:sz w:val="16"/>
                <w:szCs w:val="16"/>
              </w:rPr>
              <w:t>H.274(V4):</w:t>
            </w:r>
          </w:p>
        </w:tc>
        <w:tc>
          <w:tcPr>
            <w:tcW w:w="1368" w:type="dxa"/>
          </w:tcPr>
          <w:p w14:paraId="0B23CBC4"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74CCD8E" w14:textId="77777777" w:rsidR="00C3484B" w:rsidRPr="00C3484B" w:rsidRDefault="00C3484B" w:rsidP="00DA6865">
            <w:pPr>
              <w:jc w:val="center"/>
              <w:rPr>
                <w:sz w:val="16"/>
                <w:szCs w:val="16"/>
              </w:rPr>
            </w:pPr>
          </w:p>
        </w:tc>
        <w:tc>
          <w:tcPr>
            <w:tcW w:w="1368" w:type="dxa"/>
          </w:tcPr>
          <w:p w14:paraId="5876B8FF"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DA3E494" w14:textId="77777777" w:rsidR="00C3484B" w:rsidRPr="00C3484B" w:rsidRDefault="00C3484B" w:rsidP="00DA6865">
            <w:pPr>
              <w:jc w:val="center"/>
              <w:rPr>
                <w:sz w:val="16"/>
                <w:szCs w:val="16"/>
              </w:rPr>
            </w:pPr>
          </w:p>
        </w:tc>
        <w:tc>
          <w:tcPr>
            <w:tcW w:w="1368" w:type="dxa"/>
          </w:tcPr>
          <w:p w14:paraId="7384E8B7"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CE0A459" w14:textId="77777777" w:rsidR="00C3484B" w:rsidRPr="00C3484B" w:rsidRDefault="00C3484B" w:rsidP="00DA6865">
            <w:pPr>
              <w:jc w:val="center"/>
              <w:rPr>
                <w:sz w:val="16"/>
                <w:szCs w:val="16"/>
              </w:rPr>
            </w:pPr>
          </w:p>
        </w:tc>
      </w:tr>
      <w:tr w:rsidR="00C3484B" w:rsidRPr="00C3484B" w14:paraId="24E3A74B"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94550FB" w14:textId="77777777" w:rsidR="00C3484B" w:rsidRPr="00C3484B" w:rsidRDefault="00C3484B" w:rsidP="00C3484B">
            <w:pPr>
              <w:rPr>
                <w:sz w:val="16"/>
                <w:szCs w:val="16"/>
              </w:rPr>
            </w:pPr>
            <w:r w:rsidRPr="00C3484B">
              <w:rPr>
                <w:sz w:val="16"/>
                <w:szCs w:val="16"/>
              </w:rPr>
              <w:t>Versatile supplemental enhancement information messages for coded video bitstreams</w:t>
            </w:r>
          </w:p>
        </w:tc>
        <w:tc>
          <w:tcPr>
            <w:tcW w:w="1368" w:type="dxa"/>
          </w:tcPr>
          <w:p w14:paraId="234098B5"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02F2456" w14:textId="77777777" w:rsidR="00C3484B" w:rsidRPr="00C3484B" w:rsidRDefault="00C3484B" w:rsidP="00DA6865">
            <w:pPr>
              <w:jc w:val="center"/>
              <w:rPr>
                <w:sz w:val="16"/>
                <w:szCs w:val="16"/>
              </w:rPr>
            </w:pPr>
            <w:r w:rsidRPr="00C3484B">
              <w:rPr>
                <w:sz w:val="16"/>
                <w:szCs w:val="16"/>
              </w:rPr>
              <w:t>X</w:t>
            </w:r>
          </w:p>
        </w:tc>
        <w:tc>
          <w:tcPr>
            <w:tcW w:w="1368" w:type="dxa"/>
          </w:tcPr>
          <w:p w14:paraId="2B919CC8"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C387E93" w14:textId="77777777" w:rsidR="00C3484B" w:rsidRPr="00C3484B" w:rsidRDefault="00C3484B" w:rsidP="00DA6865">
            <w:pPr>
              <w:jc w:val="center"/>
              <w:rPr>
                <w:sz w:val="16"/>
                <w:szCs w:val="16"/>
              </w:rPr>
            </w:pPr>
          </w:p>
        </w:tc>
        <w:tc>
          <w:tcPr>
            <w:tcW w:w="1368" w:type="dxa"/>
          </w:tcPr>
          <w:p w14:paraId="6E5C8E10"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FC2F2A5" w14:textId="77777777" w:rsidR="00C3484B" w:rsidRPr="00C3484B" w:rsidRDefault="00C3484B" w:rsidP="00DA6865">
            <w:pPr>
              <w:jc w:val="center"/>
              <w:rPr>
                <w:sz w:val="16"/>
                <w:szCs w:val="16"/>
              </w:rPr>
            </w:pPr>
          </w:p>
        </w:tc>
      </w:tr>
      <w:tr w:rsidR="00C3484B" w:rsidRPr="00C3484B" w14:paraId="7825020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C95ABC2" w14:textId="77777777" w:rsidR="00C3484B" w:rsidRPr="00C3484B" w:rsidRDefault="00C3484B" w:rsidP="00C3484B">
            <w:pPr>
              <w:rPr>
                <w:sz w:val="16"/>
                <w:szCs w:val="16"/>
              </w:rPr>
            </w:pPr>
            <w:r w:rsidRPr="00C3484B">
              <w:rPr>
                <w:sz w:val="16"/>
                <w:szCs w:val="16"/>
              </w:rPr>
              <w:t>H.VADS:</w:t>
            </w:r>
          </w:p>
        </w:tc>
        <w:tc>
          <w:tcPr>
            <w:tcW w:w="1368" w:type="dxa"/>
          </w:tcPr>
          <w:p w14:paraId="24EAFE35"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626EABA" w14:textId="77777777" w:rsidR="00C3484B" w:rsidRPr="00C3484B" w:rsidRDefault="00C3484B" w:rsidP="00DA6865">
            <w:pPr>
              <w:jc w:val="center"/>
              <w:rPr>
                <w:sz w:val="16"/>
                <w:szCs w:val="16"/>
              </w:rPr>
            </w:pPr>
          </w:p>
        </w:tc>
        <w:tc>
          <w:tcPr>
            <w:tcW w:w="1368" w:type="dxa"/>
          </w:tcPr>
          <w:p w14:paraId="7E07D99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E33E8B4" w14:textId="77777777" w:rsidR="00C3484B" w:rsidRPr="00C3484B" w:rsidRDefault="00C3484B" w:rsidP="00DA6865">
            <w:pPr>
              <w:jc w:val="center"/>
              <w:rPr>
                <w:sz w:val="16"/>
                <w:szCs w:val="16"/>
              </w:rPr>
            </w:pPr>
          </w:p>
        </w:tc>
        <w:tc>
          <w:tcPr>
            <w:tcW w:w="1368" w:type="dxa"/>
          </w:tcPr>
          <w:p w14:paraId="7872E953"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B6E0E3C" w14:textId="77777777" w:rsidR="00C3484B" w:rsidRPr="00C3484B" w:rsidRDefault="00C3484B" w:rsidP="00DA6865">
            <w:pPr>
              <w:jc w:val="center"/>
              <w:rPr>
                <w:sz w:val="16"/>
                <w:szCs w:val="16"/>
              </w:rPr>
            </w:pPr>
          </w:p>
        </w:tc>
      </w:tr>
      <w:tr w:rsidR="00C3484B" w:rsidRPr="00C3484B" w14:paraId="2C95A63A"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ECB34C9" w14:textId="77777777" w:rsidR="00C3484B" w:rsidRPr="00C3484B" w:rsidRDefault="00C3484B" w:rsidP="00C3484B">
            <w:pPr>
              <w:rPr>
                <w:sz w:val="16"/>
                <w:szCs w:val="16"/>
              </w:rPr>
            </w:pPr>
            <w:r w:rsidRPr="00C3484B">
              <w:rPr>
                <w:sz w:val="16"/>
                <w:szCs w:val="16"/>
              </w:rPr>
              <w:t>Assessment criteria for video authenticity detection services</w:t>
            </w:r>
          </w:p>
        </w:tc>
        <w:tc>
          <w:tcPr>
            <w:tcW w:w="1368" w:type="dxa"/>
          </w:tcPr>
          <w:p w14:paraId="14B4DB10"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944B8B2" w14:textId="77777777" w:rsidR="00C3484B" w:rsidRPr="00C3484B" w:rsidRDefault="00C3484B" w:rsidP="00DA6865">
            <w:pPr>
              <w:jc w:val="center"/>
              <w:rPr>
                <w:sz w:val="16"/>
                <w:szCs w:val="16"/>
              </w:rPr>
            </w:pPr>
            <w:r w:rsidRPr="00C3484B">
              <w:rPr>
                <w:sz w:val="16"/>
                <w:szCs w:val="16"/>
              </w:rPr>
              <w:t>X</w:t>
            </w:r>
          </w:p>
        </w:tc>
        <w:tc>
          <w:tcPr>
            <w:tcW w:w="1368" w:type="dxa"/>
          </w:tcPr>
          <w:p w14:paraId="5C6E743B"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46DE71C" w14:textId="77777777" w:rsidR="00C3484B" w:rsidRPr="00C3484B" w:rsidRDefault="00C3484B" w:rsidP="00DA6865">
            <w:pPr>
              <w:jc w:val="center"/>
              <w:rPr>
                <w:sz w:val="16"/>
                <w:szCs w:val="16"/>
              </w:rPr>
            </w:pPr>
          </w:p>
        </w:tc>
        <w:tc>
          <w:tcPr>
            <w:tcW w:w="1368" w:type="dxa"/>
          </w:tcPr>
          <w:p w14:paraId="5747D152"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93620CF" w14:textId="77777777" w:rsidR="00C3484B" w:rsidRPr="00C3484B" w:rsidRDefault="00C3484B" w:rsidP="00DA6865">
            <w:pPr>
              <w:jc w:val="center"/>
              <w:rPr>
                <w:sz w:val="16"/>
                <w:szCs w:val="16"/>
              </w:rPr>
            </w:pPr>
          </w:p>
        </w:tc>
      </w:tr>
      <w:tr w:rsidR="00C3484B" w:rsidRPr="00C3484B" w14:paraId="48246959"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0416D0AC" w14:textId="77777777" w:rsidR="00C3484B" w:rsidRPr="00C3484B" w:rsidRDefault="00C3484B" w:rsidP="00C3484B">
            <w:pPr>
              <w:rPr>
                <w:sz w:val="16"/>
                <w:szCs w:val="16"/>
              </w:rPr>
            </w:pPr>
            <w:r w:rsidRPr="00C3484B">
              <w:rPr>
                <w:sz w:val="16"/>
                <w:szCs w:val="16"/>
              </w:rPr>
              <w:t>Credible Web</w:t>
            </w:r>
          </w:p>
        </w:tc>
        <w:tc>
          <w:tcPr>
            <w:tcW w:w="1368" w:type="dxa"/>
          </w:tcPr>
          <w:p w14:paraId="7A50028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A7E60D7" w14:textId="77777777" w:rsidR="00C3484B" w:rsidRPr="00C3484B" w:rsidRDefault="00C3484B" w:rsidP="00DA6865">
            <w:pPr>
              <w:jc w:val="center"/>
              <w:rPr>
                <w:sz w:val="16"/>
                <w:szCs w:val="16"/>
              </w:rPr>
            </w:pPr>
          </w:p>
        </w:tc>
        <w:tc>
          <w:tcPr>
            <w:tcW w:w="1368" w:type="dxa"/>
          </w:tcPr>
          <w:p w14:paraId="0D5609ED"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8C77934" w14:textId="77777777" w:rsidR="00C3484B" w:rsidRPr="00C3484B" w:rsidRDefault="00C3484B" w:rsidP="00DA6865">
            <w:pPr>
              <w:jc w:val="center"/>
              <w:rPr>
                <w:sz w:val="16"/>
                <w:szCs w:val="16"/>
              </w:rPr>
            </w:pPr>
          </w:p>
        </w:tc>
        <w:tc>
          <w:tcPr>
            <w:tcW w:w="1368" w:type="dxa"/>
          </w:tcPr>
          <w:p w14:paraId="57818AE5"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FBA4637" w14:textId="77777777" w:rsidR="00C3484B" w:rsidRPr="00C3484B" w:rsidRDefault="00C3484B" w:rsidP="00DA6865">
            <w:pPr>
              <w:jc w:val="center"/>
              <w:rPr>
                <w:sz w:val="16"/>
                <w:szCs w:val="16"/>
              </w:rPr>
            </w:pPr>
            <w:r w:rsidRPr="00C3484B">
              <w:rPr>
                <w:sz w:val="16"/>
                <w:szCs w:val="16"/>
              </w:rPr>
              <w:t>X</w:t>
            </w:r>
          </w:p>
        </w:tc>
      </w:tr>
      <w:tr w:rsidR="00C3484B" w:rsidRPr="00C3484B" w14:paraId="68090251"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7EA4C1B" w14:textId="77777777" w:rsidR="00C3484B" w:rsidRPr="00C3484B" w:rsidRDefault="00C3484B" w:rsidP="00C3484B">
            <w:pPr>
              <w:rPr>
                <w:sz w:val="16"/>
                <w:szCs w:val="16"/>
              </w:rPr>
            </w:pPr>
            <w:r w:rsidRPr="00C3484B">
              <w:rPr>
                <w:sz w:val="16"/>
                <w:szCs w:val="16"/>
              </w:rPr>
              <w:t>Technical and Governance Guidelines for Responsible Data Collection</w:t>
            </w:r>
          </w:p>
        </w:tc>
        <w:tc>
          <w:tcPr>
            <w:tcW w:w="1368" w:type="dxa"/>
          </w:tcPr>
          <w:p w14:paraId="32767A4E"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63EDBA8" w14:textId="77777777" w:rsidR="00C3484B" w:rsidRPr="00C3484B" w:rsidRDefault="00C3484B" w:rsidP="00DA6865">
            <w:pPr>
              <w:jc w:val="center"/>
              <w:rPr>
                <w:sz w:val="16"/>
                <w:szCs w:val="16"/>
              </w:rPr>
            </w:pPr>
          </w:p>
        </w:tc>
        <w:tc>
          <w:tcPr>
            <w:tcW w:w="1368" w:type="dxa"/>
          </w:tcPr>
          <w:p w14:paraId="347D5CED"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862BFF9" w14:textId="77777777" w:rsidR="00C3484B" w:rsidRPr="00C3484B" w:rsidRDefault="00C3484B" w:rsidP="00DA6865">
            <w:pPr>
              <w:jc w:val="center"/>
              <w:rPr>
                <w:sz w:val="16"/>
                <w:szCs w:val="16"/>
              </w:rPr>
            </w:pPr>
          </w:p>
        </w:tc>
        <w:tc>
          <w:tcPr>
            <w:tcW w:w="1368" w:type="dxa"/>
          </w:tcPr>
          <w:p w14:paraId="0F6B7F10"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9F646DB" w14:textId="77777777" w:rsidR="00C3484B" w:rsidRPr="00C3484B" w:rsidRDefault="00C3484B" w:rsidP="00DA6865">
            <w:pPr>
              <w:jc w:val="center"/>
              <w:rPr>
                <w:sz w:val="16"/>
                <w:szCs w:val="16"/>
              </w:rPr>
            </w:pPr>
            <w:r w:rsidRPr="00C3484B">
              <w:rPr>
                <w:sz w:val="16"/>
                <w:szCs w:val="16"/>
              </w:rPr>
              <w:t>X</w:t>
            </w:r>
          </w:p>
        </w:tc>
      </w:tr>
      <w:tr w:rsidR="00C3484B" w:rsidRPr="00C3484B" w14:paraId="607F42DD"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3CAAD78F" w14:textId="77777777" w:rsidR="00C3484B" w:rsidRPr="00C3484B" w:rsidRDefault="00C3484B" w:rsidP="00C3484B">
            <w:pPr>
              <w:rPr>
                <w:sz w:val="16"/>
                <w:szCs w:val="16"/>
              </w:rPr>
            </w:pPr>
            <w:r w:rsidRPr="00C3484B">
              <w:rPr>
                <w:sz w:val="16"/>
                <w:szCs w:val="16"/>
              </w:rPr>
              <w:t>Data Provenance Standards</w:t>
            </w:r>
          </w:p>
        </w:tc>
        <w:tc>
          <w:tcPr>
            <w:tcW w:w="1368" w:type="dxa"/>
          </w:tcPr>
          <w:p w14:paraId="011C65A4"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973EC24" w14:textId="77777777" w:rsidR="00C3484B" w:rsidRPr="00C3484B" w:rsidRDefault="00C3484B" w:rsidP="00DA6865">
            <w:pPr>
              <w:jc w:val="center"/>
              <w:rPr>
                <w:sz w:val="16"/>
                <w:szCs w:val="16"/>
              </w:rPr>
            </w:pPr>
          </w:p>
        </w:tc>
        <w:tc>
          <w:tcPr>
            <w:tcW w:w="1368" w:type="dxa"/>
          </w:tcPr>
          <w:p w14:paraId="2F36F753"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ABAECB6" w14:textId="77777777" w:rsidR="00C3484B" w:rsidRPr="00C3484B" w:rsidRDefault="00C3484B" w:rsidP="00DA6865">
            <w:pPr>
              <w:jc w:val="center"/>
              <w:rPr>
                <w:sz w:val="16"/>
                <w:szCs w:val="16"/>
              </w:rPr>
            </w:pPr>
          </w:p>
        </w:tc>
        <w:tc>
          <w:tcPr>
            <w:tcW w:w="1368" w:type="dxa"/>
          </w:tcPr>
          <w:p w14:paraId="2017FFD9"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3BEF9BA" w14:textId="77777777" w:rsidR="00C3484B" w:rsidRPr="00C3484B" w:rsidRDefault="00C3484B" w:rsidP="00DA6865">
            <w:pPr>
              <w:jc w:val="center"/>
              <w:rPr>
                <w:sz w:val="16"/>
                <w:szCs w:val="16"/>
              </w:rPr>
            </w:pPr>
            <w:r w:rsidRPr="00C3484B">
              <w:rPr>
                <w:sz w:val="16"/>
                <w:szCs w:val="16"/>
              </w:rPr>
              <w:t>X</w:t>
            </w:r>
          </w:p>
        </w:tc>
      </w:tr>
      <w:tr w:rsidR="00C3484B" w:rsidRPr="00C3484B" w14:paraId="30081C16"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0D350084" w14:textId="77777777" w:rsidR="00C3484B" w:rsidRPr="00C3484B" w:rsidRDefault="00C3484B" w:rsidP="00C3484B">
            <w:pPr>
              <w:rPr>
                <w:sz w:val="16"/>
                <w:szCs w:val="16"/>
              </w:rPr>
            </w:pPr>
            <w:r w:rsidRPr="00C3484B">
              <w:rPr>
                <w:sz w:val="16"/>
                <w:szCs w:val="16"/>
              </w:rPr>
              <w:t>IEEE Standard for Transparent Human and Machine Agency Identification</w:t>
            </w:r>
          </w:p>
        </w:tc>
        <w:tc>
          <w:tcPr>
            <w:tcW w:w="1368" w:type="dxa"/>
          </w:tcPr>
          <w:p w14:paraId="45616E7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5D7B302" w14:textId="77777777" w:rsidR="00C3484B" w:rsidRPr="00C3484B" w:rsidRDefault="00C3484B" w:rsidP="00DA6865">
            <w:pPr>
              <w:jc w:val="center"/>
              <w:rPr>
                <w:sz w:val="16"/>
                <w:szCs w:val="16"/>
              </w:rPr>
            </w:pPr>
          </w:p>
        </w:tc>
        <w:tc>
          <w:tcPr>
            <w:tcW w:w="1368" w:type="dxa"/>
          </w:tcPr>
          <w:p w14:paraId="7EFB1D2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29A61AD" w14:textId="77777777" w:rsidR="00C3484B" w:rsidRPr="00C3484B" w:rsidRDefault="00C3484B" w:rsidP="00DA6865">
            <w:pPr>
              <w:jc w:val="center"/>
              <w:rPr>
                <w:sz w:val="16"/>
                <w:szCs w:val="16"/>
              </w:rPr>
            </w:pPr>
          </w:p>
        </w:tc>
        <w:tc>
          <w:tcPr>
            <w:tcW w:w="1368" w:type="dxa"/>
          </w:tcPr>
          <w:p w14:paraId="77A1CABD"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14EBAAE7" w14:textId="77777777" w:rsidR="00C3484B" w:rsidRPr="00C3484B" w:rsidRDefault="00C3484B" w:rsidP="00DA6865">
            <w:pPr>
              <w:jc w:val="center"/>
              <w:rPr>
                <w:sz w:val="16"/>
                <w:szCs w:val="16"/>
              </w:rPr>
            </w:pPr>
          </w:p>
        </w:tc>
      </w:tr>
      <w:tr w:rsidR="00C3484B" w:rsidRPr="00C3484B" w14:paraId="76B14F7D"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22A4C5D" w14:textId="77777777" w:rsidR="00C3484B" w:rsidRPr="00C3484B" w:rsidRDefault="00C3484B" w:rsidP="00C3484B">
            <w:pPr>
              <w:rPr>
                <w:sz w:val="16"/>
                <w:szCs w:val="16"/>
              </w:rPr>
            </w:pPr>
            <w:r w:rsidRPr="00C3484B">
              <w:rPr>
                <w:sz w:val="16"/>
                <w:szCs w:val="16"/>
              </w:rPr>
              <w:t>IPTC Photo Metadata Standard</w:t>
            </w:r>
          </w:p>
        </w:tc>
        <w:tc>
          <w:tcPr>
            <w:tcW w:w="1368" w:type="dxa"/>
          </w:tcPr>
          <w:p w14:paraId="6BC0537D"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4C4FDC18" w14:textId="77777777" w:rsidR="00C3484B" w:rsidRPr="00C3484B" w:rsidRDefault="00C3484B" w:rsidP="00DA6865">
            <w:pPr>
              <w:jc w:val="center"/>
              <w:rPr>
                <w:sz w:val="16"/>
                <w:szCs w:val="16"/>
              </w:rPr>
            </w:pPr>
            <w:r w:rsidRPr="00C3484B">
              <w:rPr>
                <w:sz w:val="16"/>
                <w:szCs w:val="16"/>
              </w:rPr>
              <w:t>X</w:t>
            </w:r>
          </w:p>
        </w:tc>
        <w:tc>
          <w:tcPr>
            <w:tcW w:w="1368" w:type="dxa"/>
          </w:tcPr>
          <w:p w14:paraId="2EBB5DF6"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51066A7" w14:textId="77777777" w:rsidR="00C3484B" w:rsidRPr="00C3484B" w:rsidRDefault="00C3484B" w:rsidP="00DA6865">
            <w:pPr>
              <w:jc w:val="center"/>
              <w:rPr>
                <w:sz w:val="16"/>
                <w:szCs w:val="16"/>
              </w:rPr>
            </w:pPr>
            <w:r w:rsidRPr="00C3484B">
              <w:rPr>
                <w:sz w:val="16"/>
                <w:szCs w:val="16"/>
              </w:rPr>
              <w:t>X</w:t>
            </w:r>
          </w:p>
        </w:tc>
        <w:tc>
          <w:tcPr>
            <w:tcW w:w="1368" w:type="dxa"/>
          </w:tcPr>
          <w:p w14:paraId="413F0F07"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B304AC6" w14:textId="77777777" w:rsidR="00C3484B" w:rsidRPr="00C3484B" w:rsidRDefault="00C3484B" w:rsidP="00DA6865">
            <w:pPr>
              <w:jc w:val="center"/>
              <w:rPr>
                <w:sz w:val="16"/>
                <w:szCs w:val="16"/>
              </w:rPr>
            </w:pPr>
          </w:p>
        </w:tc>
      </w:tr>
      <w:tr w:rsidR="00C3484B" w:rsidRPr="00C3484B" w14:paraId="5C1848B1"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0B436C25" w14:textId="77777777" w:rsidR="00C3484B" w:rsidRPr="00C3484B" w:rsidRDefault="00C3484B" w:rsidP="00C3484B">
            <w:pPr>
              <w:rPr>
                <w:sz w:val="16"/>
                <w:szCs w:val="16"/>
              </w:rPr>
            </w:pPr>
            <w:r w:rsidRPr="00C3484B">
              <w:rPr>
                <w:sz w:val="16"/>
                <w:szCs w:val="16"/>
              </w:rPr>
              <w:t>DASH - Part 4: Segment Encryption and Authentication</w:t>
            </w:r>
          </w:p>
        </w:tc>
        <w:tc>
          <w:tcPr>
            <w:tcW w:w="1368" w:type="dxa"/>
          </w:tcPr>
          <w:p w14:paraId="349872FA"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77FA8C0" w14:textId="77777777" w:rsidR="00C3484B" w:rsidRPr="00C3484B" w:rsidRDefault="00C3484B" w:rsidP="00DA6865">
            <w:pPr>
              <w:jc w:val="center"/>
              <w:rPr>
                <w:sz w:val="16"/>
                <w:szCs w:val="16"/>
              </w:rPr>
            </w:pPr>
            <w:r w:rsidRPr="00C3484B">
              <w:rPr>
                <w:sz w:val="16"/>
                <w:szCs w:val="16"/>
              </w:rPr>
              <w:t>X</w:t>
            </w:r>
          </w:p>
        </w:tc>
        <w:tc>
          <w:tcPr>
            <w:tcW w:w="1368" w:type="dxa"/>
          </w:tcPr>
          <w:p w14:paraId="5779B5F9"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34704B2" w14:textId="77777777" w:rsidR="00C3484B" w:rsidRPr="00C3484B" w:rsidRDefault="00C3484B" w:rsidP="00DA6865">
            <w:pPr>
              <w:jc w:val="center"/>
              <w:rPr>
                <w:sz w:val="16"/>
                <w:szCs w:val="16"/>
              </w:rPr>
            </w:pPr>
          </w:p>
        </w:tc>
        <w:tc>
          <w:tcPr>
            <w:tcW w:w="1368" w:type="dxa"/>
          </w:tcPr>
          <w:p w14:paraId="068C0872"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52CA08E" w14:textId="77777777" w:rsidR="00C3484B" w:rsidRPr="00C3484B" w:rsidRDefault="00C3484B" w:rsidP="00DA6865">
            <w:pPr>
              <w:jc w:val="center"/>
              <w:rPr>
                <w:sz w:val="16"/>
                <w:szCs w:val="16"/>
              </w:rPr>
            </w:pPr>
          </w:p>
        </w:tc>
      </w:tr>
      <w:tr w:rsidR="00C3484B" w:rsidRPr="00C3484B" w14:paraId="7D97F45C"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2AA997BA" w14:textId="77777777" w:rsidR="00C3484B" w:rsidRPr="00C3484B" w:rsidRDefault="00C3484B" w:rsidP="00C3484B">
            <w:pPr>
              <w:rPr>
                <w:sz w:val="16"/>
                <w:szCs w:val="16"/>
              </w:rPr>
            </w:pPr>
            <w:r w:rsidRPr="00C3484B">
              <w:rPr>
                <w:sz w:val="16"/>
                <w:szCs w:val="16"/>
              </w:rPr>
              <w:t>Recommended Practices for Levels of Artificial Intelligence Generated Content Technologies</w:t>
            </w:r>
          </w:p>
        </w:tc>
        <w:tc>
          <w:tcPr>
            <w:tcW w:w="1368" w:type="dxa"/>
          </w:tcPr>
          <w:p w14:paraId="472E83D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E850E65" w14:textId="77777777" w:rsidR="00C3484B" w:rsidRPr="00C3484B" w:rsidRDefault="00C3484B" w:rsidP="00DA6865">
            <w:pPr>
              <w:jc w:val="center"/>
              <w:rPr>
                <w:sz w:val="16"/>
                <w:szCs w:val="16"/>
              </w:rPr>
            </w:pPr>
            <w:r w:rsidRPr="00C3484B">
              <w:rPr>
                <w:sz w:val="16"/>
                <w:szCs w:val="16"/>
              </w:rPr>
              <w:t>X</w:t>
            </w:r>
          </w:p>
        </w:tc>
        <w:tc>
          <w:tcPr>
            <w:tcW w:w="1368" w:type="dxa"/>
          </w:tcPr>
          <w:p w14:paraId="31862E7B"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3B1ECD8" w14:textId="77777777" w:rsidR="00C3484B" w:rsidRPr="00C3484B" w:rsidRDefault="00C3484B" w:rsidP="00DA6865">
            <w:pPr>
              <w:jc w:val="center"/>
              <w:rPr>
                <w:sz w:val="16"/>
                <w:szCs w:val="16"/>
              </w:rPr>
            </w:pPr>
          </w:p>
        </w:tc>
        <w:tc>
          <w:tcPr>
            <w:tcW w:w="1368" w:type="dxa"/>
          </w:tcPr>
          <w:p w14:paraId="5BD7CADF"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08EB3E4" w14:textId="77777777" w:rsidR="00C3484B" w:rsidRPr="00C3484B" w:rsidRDefault="00C3484B" w:rsidP="00DA6865">
            <w:pPr>
              <w:jc w:val="center"/>
              <w:rPr>
                <w:sz w:val="16"/>
                <w:szCs w:val="16"/>
              </w:rPr>
            </w:pPr>
          </w:p>
        </w:tc>
      </w:tr>
      <w:tr w:rsidR="00C3484B" w:rsidRPr="00C3484B" w14:paraId="6E810F79"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49867904" w14:textId="77777777" w:rsidR="00C3484B" w:rsidRPr="00C3484B" w:rsidRDefault="00C3484B" w:rsidP="00C3484B">
            <w:pPr>
              <w:rPr>
                <w:sz w:val="16"/>
                <w:szCs w:val="16"/>
              </w:rPr>
            </w:pPr>
            <w:r w:rsidRPr="00C3484B">
              <w:rPr>
                <w:sz w:val="16"/>
                <w:szCs w:val="16"/>
              </w:rPr>
              <w:lastRenderedPageBreak/>
              <w:t>CAWG Identity Assertion Specification</w:t>
            </w:r>
          </w:p>
        </w:tc>
        <w:tc>
          <w:tcPr>
            <w:tcW w:w="1368" w:type="dxa"/>
          </w:tcPr>
          <w:p w14:paraId="46DD5C9A"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5366B18" w14:textId="77777777" w:rsidR="00C3484B" w:rsidRPr="00C3484B" w:rsidRDefault="00C3484B" w:rsidP="00DA6865">
            <w:pPr>
              <w:jc w:val="center"/>
              <w:rPr>
                <w:sz w:val="16"/>
                <w:szCs w:val="16"/>
              </w:rPr>
            </w:pPr>
            <w:r w:rsidRPr="00C3484B">
              <w:rPr>
                <w:sz w:val="16"/>
                <w:szCs w:val="16"/>
              </w:rPr>
              <w:t>X</w:t>
            </w:r>
          </w:p>
        </w:tc>
        <w:tc>
          <w:tcPr>
            <w:tcW w:w="1368" w:type="dxa"/>
          </w:tcPr>
          <w:p w14:paraId="03B747D2"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94AFD6F" w14:textId="77777777" w:rsidR="00C3484B" w:rsidRPr="00C3484B" w:rsidRDefault="00C3484B" w:rsidP="00DA6865">
            <w:pPr>
              <w:jc w:val="center"/>
              <w:rPr>
                <w:sz w:val="16"/>
                <w:szCs w:val="16"/>
              </w:rPr>
            </w:pPr>
          </w:p>
        </w:tc>
        <w:tc>
          <w:tcPr>
            <w:tcW w:w="1368" w:type="dxa"/>
          </w:tcPr>
          <w:p w14:paraId="3CE9635E"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095D108" w14:textId="77777777" w:rsidR="00C3484B" w:rsidRPr="00C3484B" w:rsidRDefault="00C3484B" w:rsidP="00DA6865">
            <w:pPr>
              <w:jc w:val="center"/>
              <w:rPr>
                <w:sz w:val="16"/>
                <w:szCs w:val="16"/>
              </w:rPr>
            </w:pPr>
          </w:p>
        </w:tc>
      </w:tr>
      <w:tr w:rsidR="00C3484B" w:rsidRPr="00C3484B" w14:paraId="4D844EEA"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83B808D" w14:textId="77777777" w:rsidR="00C3484B" w:rsidRPr="00C3484B" w:rsidRDefault="00C3484B" w:rsidP="00C3484B">
            <w:pPr>
              <w:rPr>
                <w:sz w:val="16"/>
                <w:szCs w:val="16"/>
              </w:rPr>
            </w:pPr>
            <w:r w:rsidRPr="00C3484B">
              <w:rPr>
                <w:sz w:val="16"/>
                <w:szCs w:val="16"/>
              </w:rPr>
              <w:t>W3C Verifiable Credentials Data Model v2.0</w:t>
            </w:r>
          </w:p>
        </w:tc>
        <w:tc>
          <w:tcPr>
            <w:tcW w:w="1368" w:type="dxa"/>
          </w:tcPr>
          <w:p w14:paraId="4DBF9B21"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AAF2F22" w14:textId="77777777" w:rsidR="00C3484B" w:rsidRPr="00C3484B" w:rsidRDefault="00C3484B" w:rsidP="00DA6865">
            <w:pPr>
              <w:jc w:val="center"/>
              <w:rPr>
                <w:sz w:val="16"/>
                <w:szCs w:val="16"/>
              </w:rPr>
            </w:pPr>
            <w:r w:rsidRPr="00C3484B">
              <w:rPr>
                <w:sz w:val="16"/>
                <w:szCs w:val="16"/>
              </w:rPr>
              <w:t>X</w:t>
            </w:r>
          </w:p>
        </w:tc>
        <w:tc>
          <w:tcPr>
            <w:tcW w:w="1368" w:type="dxa"/>
          </w:tcPr>
          <w:p w14:paraId="3DB005A4"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4D539B3" w14:textId="77777777" w:rsidR="00C3484B" w:rsidRPr="00C3484B" w:rsidRDefault="00C3484B" w:rsidP="00DA6865">
            <w:pPr>
              <w:jc w:val="center"/>
              <w:rPr>
                <w:sz w:val="16"/>
                <w:szCs w:val="16"/>
              </w:rPr>
            </w:pPr>
          </w:p>
        </w:tc>
        <w:tc>
          <w:tcPr>
            <w:tcW w:w="1368" w:type="dxa"/>
          </w:tcPr>
          <w:p w14:paraId="231348B1"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5D87EC6" w14:textId="77777777" w:rsidR="00C3484B" w:rsidRPr="00C3484B" w:rsidRDefault="00C3484B" w:rsidP="00DA6865">
            <w:pPr>
              <w:jc w:val="center"/>
              <w:rPr>
                <w:sz w:val="16"/>
                <w:szCs w:val="16"/>
              </w:rPr>
            </w:pPr>
          </w:p>
        </w:tc>
      </w:tr>
      <w:tr w:rsidR="00C3484B" w:rsidRPr="00C3484B" w14:paraId="0333A709"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7D450CE" w14:textId="77777777" w:rsidR="00C3484B" w:rsidRPr="00C3484B" w:rsidRDefault="00C3484B" w:rsidP="00C3484B">
            <w:pPr>
              <w:rPr>
                <w:sz w:val="16"/>
                <w:szCs w:val="16"/>
              </w:rPr>
            </w:pPr>
            <w:r w:rsidRPr="00C3484B">
              <w:rPr>
                <w:sz w:val="16"/>
                <w:szCs w:val="16"/>
              </w:rPr>
              <w:t>NIST AI 100-4: Reducing Risks Posed by Synthetic Content</w:t>
            </w:r>
          </w:p>
        </w:tc>
        <w:tc>
          <w:tcPr>
            <w:tcW w:w="1368" w:type="dxa"/>
          </w:tcPr>
          <w:p w14:paraId="572CDAF5"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ED8C6F6" w14:textId="77777777" w:rsidR="00C3484B" w:rsidRPr="00C3484B" w:rsidRDefault="00C3484B" w:rsidP="00DA6865">
            <w:pPr>
              <w:jc w:val="center"/>
              <w:rPr>
                <w:sz w:val="16"/>
                <w:szCs w:val="16"/>
              </w:rPr>
            </w:pPr>
            <w:r w:rsidRPr="00C3484B">
              <w:rPr>
                <w:sz w:val="16"/>
                <w:szCs w:val="16"/>
              </w:rPr>
              <w:t>X</w:t>
            </w:r>
          </w:p>
        </w:tc>
        <w:tc>
          <w:tcPr>
            <w:tcW w:w="1368" w:type="dxa"/>
          </w:tcPr>
          <w:p w14:paraId="0D55C308"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E27C088" w14:textId="77777777" w:rsidR="00C3484B" w:rsidRPr="00C3484B" w:rsidRDefault="00C3484B" w:rsidP="00DA6865">
            <w:pPr>
              <w:jc w:val="center"/>
              <w:rPr>
                <w:sz w:val="16"/>
                <w:szCs w:val="16"/>
              </w:rPr>
            </w:pPr>
          </w:p>
        </w:tc>
        <w:tc>
          <w:tcPr>
            <w:tcW w:w="1368" w:type="dxa"/>
          </w:tcPr>
          <w:p w14:paraId="4611E4D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784F83A" w14:textId="77777777" w:rsidR="00C3484B" w:rsidRPr="00C3484B" w:rsidRDefault="00C3484B" w:rsidP="00DA6865">
            <w:pPr>
              <w:jc w:val="center"/>
              <w:rPr>
                <w:sz w:val="16"/>
                <w:szCs w:val="16"/>
              </w:rPr>
            </w:pPr>
          </w:p>
        </w:tc>
      </w:tr>
      <w:tr w:rsidR="00C3484B" w:rsidRPr="00C3484B" w14:paraId="232B34B7"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F9BAF33" w14:textId="400F3742" w:rsidR="00C3484B" w:rsidRPr="00C3484B" w:rsidRDefault="00C3484B" w:rsidP="00C3484B">
            <w:pPr>
              <w:rPr>
                <w:sz w:val="16"/>
                <w:szCs w:val="16"/>
              </w:rPr>
            </w:pPr>
            <w:r w:rsidRPr="00C3484B">
              <w:rPr>
                <w:sz w:val="16"/>
                <w:szCs w:val="16"/>
              </w:rPr>
              <w:t>MPEG-21 Part 3: Digital Item Identification</w:t>
            </w:r>
          </w:p>
        </w:tc>
        <w:tc>
          <w:tcPr>
            <w:tcW w:w="1368" w:type="dxa"/>
          </w:tcPr>
          <w:p w14:paraId="429D3ACE"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4E5C43C" w14:textId="77777777" w:rsidR="00C3484B" w:rsidRPr="00C3484B" w:rsidRDefault="00C3484B" w:rsidP="00DA6865">
            <w:pPr>
              <w:jc w:val="center"/>
              <w:rPr>
                <w:sz w:val="16"/>
                <w:szCs w:val="16"/>
              </w:rPr>
            </w:pPr>
          </w:p>
        </w:tc>
        <w:tc>
          <w:tcPr>
            <w:tcW w:w="1368" w:type="dxa"/>
          </w:tcPr>
          <w:p w14:paraId="1DA5EBA5"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14DD51D" w14:textId="77777777" w:rsidR="00C3484B" w:rsidRPr="00C3484B" w:rsidRDefault="00C3484B" w:rsidP="00DA6865">
            <w:pPr>
              <w:jc w:val="center"/>
              <w:rPr>
                <w:sz w:val="16"/>
                <w:szCs w:val="16"/>
              </w:rPr>
            </w:pPr>
          </w:p>
        </w:tc>
        <w:tc>
          <w:tcPr>
            <w:tcW w:w="1368" w:type="dxa"/>
          </w:tcPr>
          <w:p w14:paraId="21F5678B"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E920734" w14:textId="77777777" w:rsidR="00C3484B" w:rsidRPr="00C3484B" w:rsidRDefault="00C3484B" w:rsidP="00DA6865">
            <w:pPr>
              <w:jc w:val="center"/>
              <w:rPr>
                <w:sz w:val="16"/>
                <w:szCs w:val="16"/>
              </w:rPr>
            </w:pPr>
          </w:p>
        </w:tc>
      </w:tr>
      <w:tr w:rsidR="0016725D" w:rsidRPr="00C3484B" w14:paraId="2C5B3645"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1A6CB18C" w14:textId="3EB7E303" w:rsidR="0016725D" w:rsidRPr="00C3484B" w:rsidRDefault="0016725D" w:rsidP="00C3484B">
            <w:pPr>
              <w:rPr>
                <w:sz w:val="16"/>
                <w:szCs w:val="16"/>
              </w:rPr>
            </w:pPr>
            <w:r w:rsidRPr="0016725D">
              <w:rPr>
                <w:sz w:val="16"/>
                <w:szCs w:val="16"/>
              </w:rPr>
              <w:t>Cybersecurity technology—Labeling method for content generated by artificial intelligence</w:t>
            </w:r>
          </w:p>
        </w:tc>
        <w:tc>
          <w:tcPr>
            <w:tcW w:w="1368" w:type="dxa"/>
          </w:tcPr>
          <w:p w14:paraId="56E3FC9C" w14:textId="2F8CD11E" w:rsidR="0016725D" w:rsidRPr="00C3484B" w:rsidRDefault="0016725D"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35EC1B8" w14:textId="483F3C5F" w:rsidR="0016725D" w:rsidRPr="00C3484B" w:rsidRDefault="0016725D" w:rsidP="00DA6865">
            <w:pPr>
              <w:jc w:val="center"/>
              <w:rPr>
                <w:sz w:val="16"/>
                <w:szCs w:val="16"/>
              </w:rPr>
            </w:pPr>
            <w:r>
              <w:rPr>
                <w:sz w:val="16"/>
                <w:szCs w:val="16"/>
              </w:rPr>
              <w:t>X</w:t>
            </w:r>
          </w:p>
        </w:tc>
        <w:tc>
          <w:tcPr>
            <w:tcW w:w="1368" w:type="dxa"/>
          </w:tcPr>
          <w:p w14:paraId="653A6989" w14:textId="77777777" w:rsidR="0016725D" w:rsidRPr="00C3484B" w:rsidRDefault="0016725D"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CEFA7BB" w14:textId="77777777" w:rsidR="0016725D" w:rsidRPr="00C3484B" w:rsidRDefault="0016725D" w:rsidP="00DA6865">
            <w:pPr>
              <w:jc w:val="center"/>
              <w:rPr>
                <w:sz w:val="16"/>
                <w:szCs w:val="16"/>
              </w:rPr>
            </w:pPr>
          </w:p>
        </w:tc>
        <w:tc>
          <w:tcPr>
            <w:tcW w:w="1368" w:type="dxa"/>
          </w:tcPr>
          <w:p w14:paraId="6102672E" w14:textId="3CFBE580" w:rsidR="0016725D" w:rsidRPr="00C3484B" w:rsidRDefault="0016725D"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43D3D08" w14:textId="77777777" w:rsidR="0016725D" w:rsidRPr="00C3484B" w:rsidRDefault="0016725D" w:rsidP="00DA6865">
            <w:pPr>
              <w:jc w:val="center"/>
              <w:rPr>
                <w:sz w:val="16"/>
                <w:szCs w:val="16"/>
              </w:rPr>
            </w:pPr>
          </w:p>
        </w:tc>
      </w:tr>
      <w:tr w:rsidR="0016725D" w:rsidRPr="00C3484B" w14:paraId="624597BF"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74C95227" w14:textId="47EB17F0" w:rsidR="0016725D" w:rsidRPr="0016725D" w:rsidRDefault="0016725D" w:rsidP="00C3484B">
            <w:pPr>
              <w:rPr>
                <w:sz w:val="16"/>
                <w:szCs w:val="16"/>
              </w:rPr>
            </w:pPr>
            <w:r>
              <w:rPr>
                <w:sz w:val="16"/>
                <w:szCs w:val="16"/>
              </w:rPr>
              <w:t>ITU-T</w:t>
            </w:r>
            <w:ins w:id="97" w:author="Mauree, Venkatesen" w:date="2026-06-16T11:50:00Z" w16du:dateUtc="2026-06-16T09:50:00Z">
              <w:r w:rsidR="00C40CDA">
                <w:rPr>
                  <w:sz w:val="16"/>
                  <w:szCs w:val="16"/>
                </w:rPr>
                <w:t xml:space="preserve"> Recommendation</w:t>
              </w:r>
            </w:ins>
            <w:r>
              <w:rPr>
                <w:sz w:val="16"/>
                <w:szCs w:val="16"/>
              </w:rPr>
              <w:t xml:space="preserve"> X.2210</w:t>
            </w:r>
          </w:p>
        </w:tc>
        <w:tc>
          <w:tcPr>
            <w:tcW w:w="1368" w:type="dxa"/>
          </w:tcPr>
          <w:p w14:paraId="6A61855F" w14:textId="77777777" w:rsidR="0016725D" w:rsidRDefault="0016725D"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A467A3C" w14:textId="77777777" w:rsidR="0016725D" w:rsidRDefault="0016725D" w:rsidP="00DA6865">
            <w:pPr>
              <w:jc w:val="center"/>
              <w:rPr>
                <w:sz w:val="16"/>
                <w:szCs w:val="16"/>
              </w:rPr>
            </w:pPr>
          </w:p>
        </w:tc>
        <w:tc>
          <w:tcPr>
            <w:tcW w:w="1368" w:type="dxa"/>
          </w:tcPr>
          <w:p w14:paraId="3CCC18C7" w14:textId="77777777" w:rsidR="0016725D" w:rsidRPr="00C3484B" w:rsidRDefault="0016725D"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CDF60FB" w14:textId="77777777" w:rsidR="0016725D" w:rsidRPr="00C3484B" w:rsidRDefault="0016725D" w:rsidP="00DA6865">
            <w:pPr>
              <w:jc w:val="center"/>
              <w:rPr>
                <w:sz w:val="16"/>
                <w:szCs w:val="16"/>
              </w:rPr>
            </w:pPr>
          </w:p>
        </w:tc>
        <w:tc>
          <w:tcPr>
            <w:tcW w:w="1368" w:type="dxa"/>
          </w:tcPr>
          <w:p w14:paraId="20988375" w14:textId="34C81DE9" w:rsidR="0016725D" w:rsidRDefault="0016725D"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15F7E62A" w14:textId="77777777" w:rsidR="0016725D" w:rsidRPr="00C3484B" w:rsidRDefault="0016725D" w:rsidP="00DA6865">
            <w:pPr>
              <w:jc w:val="center"/>
              <w:rPr>
                <w:sz w:val="16"/>
                <w:szCs w:val="16"/>
              </w:rPr>
            </w:pPr>
          </w:p>
        </w:tc>
      </w:tr>
      <w:tr w:rsidR="0016725D" w:rsidRPr="00C3484B" w14:paraId="0E47B04A"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5EFA65DD" w14:textId="77777777" w:rsidR="0016725D" w:rsidRPr="0016725D" w:rsidRDefault="0016725D" w:rsidP="0016725D">
            <w:pPr>
              <w:rPr>
                <w:sz w:val="16"/>
                <w:szCs w:val="16"/>
              </w:rPr>
            </w:pPr>
            <w:r w:rsidRPr="0016725D">
              <w:rPr>
                <w:sz w:val="16"/>
                <w:szCs w:val="16"/>
              </w:rPr>
              <w:t>HSTP-MMAuth:</w:t>
            </w:r>
          </w:p>
          <w:p w14:paraId="65F7C288" w14:textId="4722B543" w:rsidR="0016725D" w:rsidRPr="0016725D" w:rsidRDefault="0016725D" w:rsidP="0016725D">
            <w:pPr>
              <w:rPr>
                <w:sz w:val="16"/>
                <w:szCs w:val="16"/>
              </w:rPr>
            </w:pPr>
            <w:r w:rsidRPr="0016725D">
              <w:rPr>
                <w:sz w:val="16"/>
                <w:szCs w:val="16"/>
              </w:rPr>
              <w:t>Multimedia authentication framework, workflows and procedures</w:t>
            </w:r>
          </w:p>
        </w:tc>
        <w:tc>
          <w:tcPr>
            <w:tcW w:w="1368" w:type="dxa"/>
          </w:tcPr>
          <w:p w14:paraId="6CEED6A9" w14:textId="77777777" w:rsidR="0016725D" w:rsidRDefault="0016725D"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1AE09E2" w14:textId="1990AD59" w:rsidR="0016725D" w:rsidRDefault="0016725D" w:rsidP="00DA6865">
            <w:pPr>
              <w:jc w:val="center"/>
              <w:rPr>
                <w:sz w:val="16"/>
                <w:szCs w:val="16"/>
              </w:rPr>
            </w:pPr>
            <w:r>
              <w:rPr>
                <w:sz w:val="16"/>
                <w:szCs w:val="16"/>
              </w:rPr>
              <w:t>X</w:t>
            </w:r>
          </w:p>
        </w:tc>
        <w:tc>
          <w:tcPr>
            <w:tcW w:w="1368" w:type="dxa"/>
          </w:tcPr>
          <w:p w14:paraId="2CBDD993" w14:textId="77777777" w:rsidR="0016725D" w:rsidRPr="00C3484B" w:rsidRDefault="0016725D"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A50B845" w14:textId="77777777" w:rsidR="0016725D" w:rsidRPr="00C3484B" w:rsidRDefault="0016725D" w:rsidP="00DA6865">
            <w:pPr>
              <w:jc w:val="center"/>
              <w:rPr>
                <w:sz w:val="16"/>
                <w:szCs w:val="16"/>
              </w:rPr>
            </w:pPr>
          </w:p>
        </w:tc>
        <w:tc>
          <w:tcPr>
            <w:tcW w:w="1368" w:type="dxa"/>
          </w:tcPr>
          <w:p w14:paraId="55B9D6B4" w14:textId="77777777" w:rsidR="0016725D" w:rsidRDefault="0016725D"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56E949A" w14:textId="77777777" w:rsidR="0016725D" w:rsidRPr="00C3484B" w:rsidRDefault="0016725D" w:rsidP="00DA6865">
            <w:pPr>
              <w:jc w:val="center"/>
              <w:rPr>
                <w:sz w:val="16"/>
                <w:szCs w:val="16"/>
              </w:rPr>
            </w:pPr>
          </w:p>
        </w:tc>
      </w:tr>
    </w:tbl>
    <w:p w14:paraId="5B41F447" w14:textId="77777777" w:rsidR="00DF44BF" w:rsidRDefault="00DF44BF" w:rsidP="00B721C1">
      <w:pPr>
        <w:pStyle w:val="Heading1"/>
      </w:pPr>
    </w:p>
    <w:p w14:paraId="710BB326" w14:textId="68E4A9B8" w:rsidR="00111427" w:rsidRDefault="00111427">
      <w:r>
        <w:br w:type="page"/>
      </w:r>
    </w:p>
    <w:p w14:paraId="487BD0BC" w14:textId="77777777" w:rsidR="00111427" w:rsidRDefault="00111427" w:rsidP="00111427">
      <w:pPr>
        <w:pStyle w:val="Heading2"/>
        <w:jc w:val="center"/>
      </w:pPr>
      <w:bookmarkStart w:id="98" w:name="_Ref200997517"/>
      <w:bookmarkStart w:id="99" w:name="_Toc200997609"/>
      <w:r>
        <w:lastRenderedPageBreak/>
        <w:t>Annex B: Table of Media Type Support</w:t>
      </w:r>
      <w:bookmarkEnd w:id="98"/>
      <w:bookmarkEnd w:id="99"/>
    </w:p>
    <w:tbl>
      <w:tblPr>
        <w:tblStyle w:val="ListTable3-Accent4"/>
        <w:tblW w:w="5000" w:type="pct"/>
        <w:tblLayout w:type="fixed"/>
        <w:tblLook w:val="0020" w:firstRow="1" w:lastRow="0" w:firstColumn="0" w:lastColumn="0" w:noHBand="0" w:noVBand="0"/>
      </w:tblPr>
      <w:tblGrid>
        <w:gridCol w:w="1864"/>
        <w:gridCol w:w="935"/>
        <w:gridCol w:w="935"/>
        <w:gridCol w:w="936"/>
        <w:gridCol w:w="936"/>
        <w:gridCol w:w="936"/>
        <w:gridCol w:w="936"/>
        <w:gridCol w:w="936"/>
        <w:gridCol w:w="936"/>
      </w:tblGrid>
      <w:tr w:rsidR="00BE66BE" w:rsidRPr="001F07CF" w14:paraId="419BBF4F" w14:textId="77777777" w:rsidTr="009B307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BE10A56" w14:textId="77777777" w:rsidR="00BE66BE" w:rsidRPr="001F07CF" w:rsidRDefault="00BE66BE" w:rsidP="00B55BC0">
            <w:pPr>
              <w:pStyle w:val="Compact"/>
              <w:rPr>
                <w:sz w:val="22"/>
                <w:szCs w:val="22"/>
              </w:rPr>
            </w:pPr>
            <w:r w:rsidRPr="001F07CF">
              <w:rPr>
                <w:sz w:val="22"/>
                <w:szCs w:val="22"/>
              </w:rPr>
              <w:t>Standard</w:t>
            </w:r>
          </w:p>
        </w:tc>
        <w:tc>
          <w:tcPr>
            <w:tcW w:w="957" w:type="dxa"/>
          </w:tcPr>
          <w:p w14:paraId="03567959"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Audio</w:t>
            </w:r>
          </w:p>
        </w:tc>
        <w:tc>
          <w:tcPr>
            <w:cnfStyle w:val="000010000000" w:firstRow="0" w:lastRow="0" w:firstColumn="0" w:lastColumn="0" w:oddVBand="1" w:evenVBand="0" w:oddHBand="0" w:evenHBand="0" w:firstRowFirstColumn="0" w:firstRowLastColumn="0" w:lastRowFirstColumn="0" w:lastRowLastColumn="0"/>
            <w:tcW w:w="957" w:type="dxa"/>
          </w:tcPr>
          <w:p w14:paraId="2779FD03" w14:textId="77777777" w:rsidR="00BE66BE" w:rsidRPr="001F07CF" w:rsidRDefault="00BE66BE" w:rsidP="00B55BC0">
            <w:pPr>
              <w:pStyle w:val="Compact"/>
              <w:jc w:val="center"/>
              <w:rPr>
                <w:sz w:val="22"/>
                <w:szCs w:val="22"/>
              </w:rPr>
            </w:pPr>
            <w:r w:rsidRPr="001F07CF">
              <w:rPr>
                <w:sz w:val="22"/>
                <w:szCs w:val="22"/>
              </w:rPr>
              <w:t>Data</w:t>
            </w:r>
          </w:p>
        </w:tc>
        <w:tc>
          <w:tcPr>
            <w:tcW w:w="958" w:type="dxa"/>
          </w:tcPr>
          <w:p w14:paraId="0DEC1FFA"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EPUB</w:t>
            </w:r>
          </w:p>
        </w:tc>
        <w:tc>
          <w:tcPr>
            <w:cnfStyle w:val="000010000000" w:firstRow="0" w:lastRow="0" w:firstColumn="0" w:lastColumn="0" w:oddVBand="1" w:evenVBand="0" w:oddHBand="0" w:evenHBand="0" w:firstRowFirstColumn="0" w:firstRowLastColumn="0" w:lastRowFirstColumn="0" w:lastRowLastColumn="0"/>
            <w:tcW w:w="958" w:type="dxa"/>
          </w:tcPr>
          <w:p w14:paraId="36938307" w14:textId="77777777" w:rsidR="00BE66BE" w:rsidRPr="001F07CF" w:rsidRDefault="00BE66BE" w:rsidP="00B55BC0">
            <w:pPr>
              <w:pStyle w:val="Compact"/>
              <w:jc w:val="center"/>
              <w:rPr>
                <w:sz w:val="22"/>
                <w:szCs w:val="22"/>
              </w:rPr>
            </w:pPr>
            <w:r w:rsidRPr="001F07CF">
              <w:rPr>
                <w:sz w:val="22"/>
                <w:szCs w:val="22"/>
              </w:rPr>
              <w:t>Images</w:t>
            </w:r>
          </w:p>
        </w:tc>
        <w:tc>
          <w:tcPr>
            <w:tcW w:w="958" w:type="dxa"/>
          </w:tcPr>
          <w:p w14:paraId="541668C7"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PDF</w:t>
            </w:r>
          </w:p>
        </w:tc>
        <w:tc>
          <w:tcPr>
            <w:cnfStyle w:val="000010000000" w:firstRow="0" w:lastRow="0" w:firstColumn="0" w:lastColumn="0" w:oddVBand="1" w:evenVBand="0" w:oddHBand="0" w:evenHBand="0" w:firstRowFirstColumn="0" w:firstRowLastColumn="0" w:lastRowFirstColumn="0" w:lastRowLastColumn="0"/>
            <w:tcW w:w="958" w:type="dxa"/>
          </w:tcPr>
          <w:p w14:paraId="7ABE6DD6" w14:textId="77777777" w:rsidR="00BE66BE" w:rsidRPr="001F07CF" w:rsidRDefault="00BE66BE" w:rsidP="00B55BC0">
            <w:pPr>
              <w:pStyle w:val="Compact"/>
              <w:jc w:val="center"/>
              <w:rPr>
                <w:sz w:val="22"/>
                <w:szCs w:val="22"/>
              </w:rPr>
            </w:pPr>
            <w:r w:rsidRPr="001F07CF">
              <w:rPr>
                <w:sz w:val="22"/>
                <w:szCs w:val="22"/>
              </w:rPr>
              <w:t>Video</w:t>
            </w:r>
          </w:p>
        </w:tc>
        <w:tc>
          <w:tcPr>
            <w:tcW w:w="958" w:type="dxa"/>
          </w:tcPr>
          <w:p w14:paraId="768898E2"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Web pages</w:t>
            </w:r>
          </w:p>
        </w:tc>
        <w:tc>
          <w:tcPr>
            <w:cnfStyle w:val="000010000000" w:firstRow="0" w:lastRow="0" w:firstColumn="0" w:lastColumn="0" w:oddVBand="1" w:evenVBand="0" w:oddHBand="0" w:evenHBand="0" w:firstRowFirstColumn="0" w:firstRowLastColumn="0" w:lastRowFirstColumn="0" w:lastRowLastColumn="0"/>
            <w:tcW w:w="958" w:type="dxa"/>
          </w:tcPr>
          <w:p w14:paraId="715E16C0" w14:textId="77777777" w:rsidR="00BE66BE" w:rsidRPr="001F07CF" w:rsidRDefault="00BE66BE" w:rsidP="00B55BC0">
            <w:pPr>
              <w:pStyle w:val="Compact"/>
              <w:jc w:val="center"/>
              <w:rPr>
                <w:sz w:val="22"/>
                <w:szCs w:val="22"/>
              </w:rPr>
            </w:pPr>
            <w:r w:rsidRPr="001F07CF">
              <w:rPr>
                <w:sz w:val="22"/>
                <w:szCs w:val="22"/>
              </w:rPr>
              <w:t>Others</w:t>
            </w:r>
          </w:p>
        </w:tc>
      </w:tr>
      <w:tr w:rsidR="00BE66BE" w:rsidRPr="001F07CF" w14:paraId="0AD3840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0F070169" w14:textId="01FD2204" w:rsidR="00BE66BE" w:rsidRPr="001F07CF" w:rsidRDefault="00BE66BE" w:rsidP="00B55BC0">
            <w:pPr>
              <w:pStyle w:val="Compact"/>
              <w:rPr>
                <w:sz w:val="22"/>
                <w:szCs w:val="22"/>
              </w:rPr>
            </w:pPr>
            <w:r w:rsidRPr="001F07CF">
              <w:rPr>
                <w:sz w:val="22"/>
                <w:szCs w:val="22"/>
              </w:rPr>
              <w:t>Content Credentials</w:t>
            </w:r>
            <w:r w:rsidR="00301931">
              <w:rPr>
                <w:sz w:val="22"/>
                <w:szCs w:val="22"/>
              </w:rPr>
              <w:t xml:space="preserve"> (C2PA)</w:t>
            </w:r>
          </w:p>
        </w:tc>
        <w:tc>
          <w:tcPr>
            <w:tcW w:w="957" w:type="dxa"/>
          </w:tcPr>
          <w:p w14:paraId="1ACDC61B"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6335ACA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D2E9C3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02C3111"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A632467"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8786B5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EBAE656"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3234323"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C51C0C2"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6F7C28F3" w14:textId="77777777" w:rsidR="00BE66BE" w:rsidRPr="001F07CF" w:rsidRDefault="00BE66BE" w:rsidP="00B55BC0">
            <w:pPr>
              <w:pStyle w:val="Compact"/>
              <w:rPr>
                <w:sz w:val="22"/>
                <w:szCs w:val="22"/>
              </w:rPr>
            </w:pPr>
            <w:r w:rsidRPr="001F07CF">
              <w:rPr>
                <w:sz w:val="22"/>
                <w:szCs w:val="22"/>
              </w:rPr>
              <w:t>JPEG Trust Part 1: Core foundation</w:t>
            </w:r>
          </w:p>
        </w:tc>
        <w:tc>
          <w:tcPr>
            <w:tcW w:w="957" w:type="dxa"/>
          </w:tcPr>
          <w:p w14:paraId="093BE585"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59E0E0B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31A2F5E"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E97DCE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3033747"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D6C8E11"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892CB8A"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2972ACC"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59F6513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75C947D" w14:textId="77777777" w:rsidR="00BE66BE" w:rsidRPr="001F07CF" w:rsidRDefault="00BE66BE" w:rsidP="00B55BC0">
            <w:pPr>
              <w:pStyle w:val="Compact"/>
              <w:rPr>
                <w:sz w:val="22"/>
                <w:szCs w:val="22"/>
              </w:rPr>
            </w:pPr>
            <w:r w:rsidRPr="001F07CF">
              <w:rPr>
                <w:sz w:val="22"/>
                <w:szCs w:val="22"/>
              </w:rPr>
              <w:t>JPEG Trust Part 2: Trust profiles catalog</w:t>
            </w:r>
          </w:p>
        </w:tc>
        <w:tc>
          <w:tcPr>
            <w:tcW w:w="957" w:type="dxa"/>
          </w:tcPr>
          <w:p w14:paraId="75B95A38"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62C71C3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B9340C8"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B28EC5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C0045A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17C4B3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85F58DF"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CE14A90"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2DB60DEC"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5995F807" w14:textId="77777777" w:rsidR="00BE66BE" w:rsidRPr="001F07CF" w:rsidRDefault="00BE66BE" w:rsidP="00B55BC0">
            <w:pPr>
              <w:pStyle w:val="Compact"/>
              <w:rPr>
                <w:sz w:val="22"/>
                <w:szCs w:val="22"/>
              </w:rPr>
            </w:pPr>
            <w:r w:rsidRPr="001F07CF">
              <w:rPr>
                <w:sz w:val="22"/>
                <w:szCs w:val="22"/>
              </w:rPr>
              <w:t>JPEG Trust Part 3: Media asset watermarking</w:t>
            </w:r>
          </w:p>
        </w:tc>
        <w:tc>
          <w:tcPr>
            <w:tcW w:w="957" w:type="dxa"/>
          </w:tcPr>
          <w:p w14:paraId="695910F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18ECA734" w14:textId="77777777" w:rsidR="00BE66BE" w:rsidRPr="001F07CF" w:rsidRDefault="00BE66BE" w:rsidP="00B55BC0">
            <w:pPr>
              <w:pStyle w:val="Compact"/>
              <w:rPr>
                <w:sz w:val="22"/>
                <w:szCs w:val="22"/>
              </w:rPr>
            </w:pPr>
          </w:p>
        </w:tc>
        <w:tc>
          <w:tcPr>
            <w:tcW w:w="958" w:type="dxa"/>
          </w:tcPr>
          <w:p w14:paraId="49D736B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05A75C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9660E38"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B3C3E88" w14:textId="77777777" w:rsidR="00BE66BE" w:rsidRPr="001F07CF" w:rsidRDefault="00BE66BE" w:rsidP="00B55BC0">
            <w:pPr>
              <w:pStyle w:val="Compact"/>
              <w:rPr>
                <w:sz w:val="22"/>
                <w:szCs w:val="22"/>
              </w:rPr>
            </w:pPr>
          </w:p>
        </w:tc>
        <w:tc>
          <w:tcPr>
            <w:tcW w:w="958" w:type="dxa"/>
          </w:tcPr>
          <w:p w14:paraId="4137A61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EECCE61" w14:textId="77777777" w:rsidR="00BE66BE" w:rsidRPr="001F07CF" w:rsidRDefault="00BE66BE" w:rsidP="00B55BC0">
            <w:pPr>
              <w:pStyle w:val="Compact"/>
              <w:rPr>
                <w:sz w:val="22"/>
                <w:szCs w:val="22"/>
              </w:rPr>
            </w:pPr>
          </w:p>
        </w:tc>
      </w:tr>
      <w:tr w:rsidR="00BE66BE" w:rsidRPr="001F07CF" w14:paraId="1432BCB5"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C40D06E" w14:textId="77777777" w:rsidR="00BE66BE" w:rsidRPr="001F07CF" w:rsidRDefault="00BE66BE" w:rsidP="00B55BC0">
            <w:pPr>
              <w:pStyle w:val="Compact"/>
              <w:rPr>
                <w:sz w:val="22"/>
                <w:szCs w:val="22"/>
              </w:rPr>
            </w:pPr>
            <w:r w:rsidRPr="001F07CF">
              <w:rPr>
                <w:sz w:val="22"/>
                <w:szCs w:val="22"/>
              </w:rPr>
              <w:t>CAWG Metadata</w:t>
            </w:r>
          </w:p>
        </w:tc>
        <w:tc>
          <w:tcPr>
            <w:tcW w:w="957" w:type="dxa"/>
          </w:tcPr>
          <w:p w14:paraId="1D88E08F"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71B8433"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5AB5F7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A7AF26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9B2823B"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03AF46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0BF5E5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8926B7F"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261DF12A"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797E2FDC" w14:textId="77777777" w:rsidR="00BE66BE" w:rsidRPr="001F07CF" w:rsidRDefault="00BE66BE" w:rsidP="00B55BC0">
            <w:pPr>
              <w:pStyle w:val="Compact"/>
              <w:rPr>
                <w:sz w:val="22"/>
                <w:szCs w:val="22"/>
              </w:rPr>
            </w:pPr>
            <w:r w:rsidRPr="001F07CF">
              <w:rPr>
                <w:sz w:val="22"/>
                <w:szCs w:val="22"/>
              </w:rPr>
              <w:t>Originator Profile</w:t>
            </w:r>
          </w:p>
        </w:tc>
        <w:tc>
          <w:tcPr>
            <w:tcW w:w="957" w:type="dxa"/>
          </w:tcPr>
          <w:p w14:paraId="78FF0F6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BFE74EC" w14:textId="77777777" w:rsidR="00BE66BE" w:rsidRPr="001F07CF" w:rsidRDefault="00BE66BE" w:rsidP="00B55BC0">
            <w:pPr>
              <w:pStyle w:val="Compact"/>
              <w:rPr>
                <w:sz w:val="22"/>
                <w:szCs w:val="22"/>
              </w:rPr>
            </w:pPr>
          </w:p>
        </w:tc>
        <w:tc>
          <w:tcPr>
            <w:tcW w:w="958" w:type="dxa"/>
          </w:tcPr>
          <w:p w14:paraId="1BD87CD8"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B3A2EBA" w14:textId="77777777" w:rsidR="00BE66BE" w:rsidRPr="001F07CF" w:rsidRDefault="00BE66BE" w:rsidP="00B55BC0">
            <w:pPr>
              <w:pStyle w:val="Compact"/>
              <w:rPr>
                <w:sz w:val="22"/>
                <w:szCs w:val="22"/>
              </w:rPr>
            </w:pPr>
          </w:p>
        </w:tc>
        <w:tc>
          <w:tcPr>
            <w:tcW w:w="958" w:type="dxa"/>
          </w:tcPr>
          <w:p w14:paraId="621F819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DBC6163" w14:textId="77777777" w:rsidR="00BE66BE" w:rsidRPr="001F07CF" w:rsidRDefault="00BE66BE" w:rsidP="00B55BC0">
            <w:pPr>
              <w:pStyle w:val="Compact"/>
              <w:rPr>
                <w:sz w:val="22"/>
                <w:szCs w:val="22"/>
              </w:rPr>
            </w:pPr>
          </w:p>
        </w:tc>
        <w:tc>
          <w:tcPr>
            <w:tcW w:w="958" w:type="dxa"/>
          </w:tcPr>
          <w:p w14:paraId="6EF10EBE"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0CF91ED" w14:textId="77777777" w:rsidR="00BE66BE" w:rsidRPr="001F07CF" w:rsidRDefault="00BE66BE" w:rsidP="00B55BC0">
            <w:pPr>
              <w:pStyle w:val="Compact"/>
              <w:rPr>
                <w:sz w:val="22"/>
                <w:szCs w:val="22"/>
              </w:rPr>
            </w:pPr>
          </w:p>
        </w:tc>
      </w:tr>
      <w:tr w:rsidR="00BE66BE" w:rsidRPr="001F07CF" w14:paraId="64D7FD29"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65B99758" w14:textId="77777777" w:rsidR="00BE66BE" w:rsidRPr="001F07CF" w:rsidRDefault="00BE66BE" w:rsidP="00B55BC0">
            <w:pPr>
              <w:pStyle w:val="Compact"/>
              <w:rPr>
                <w:sz w:val="22"/>
                <w:szCs w:val="22"/>
              </w:rPr>
            </w:pPr>
            <w:r w:rsidRPr="001F07CF">
              <w:rPr>
                <w:sz w:val="22"/>
                <w:szCs w:val="22"/>
              </w:rPr>
              <w:t>Overview of trustworthiness in artificial intelligence</w:t>
            </w:r>
          </w:p>
        </w:tc>
        <w:tc>
          <w:tcPr>
            <w:tcW w:w="957" w:type="dxa"/>
          </w:tcPr>
          <w:p w14:paraId="1BF008ED"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2932C89" w14:textId="77777777" w:rsidR="00BE66BE" w:rsidRPr="001F07CF" w:rsidRDefault="00BE66BE" w:rsidP="00B55BC0">
            <w:pPr>
              <w:pStyle w:val="Compact"/>
              <w:rPr>
                <w:sz w:val="22"/>
                <w:szCs w:val="22"/>
              </w:rPr>
            </w:pPr>
          </w:p>
        </w:tc>
        <w:tc>
          <w:tcPr>
            <w:tcW w:w="958" w:type="dxa"/>
          </w:tcPr>
          <w:p w14:paraId="432065B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CEA6D60" w14:textId="77777777" w:rsidR="00BE66BE" w:rsidRPr="001F07CF" w:rsidRDefault="00BE66BE" w:rsidP="00B55BC0">
            <w:pPr>
              <w:pStyle w:val="Compact"/>
              <w:rPr>
                <w:sz w:val="22"/>
                <w:szCs w:val="22"/>
              </w:rPr>
            </w:pPr>
          </w:p>
        </w:tc>
        <w:tc>
          <w:tcPr>
            <w:tcW w:w="958" w:type="dxa"/>
          </w:tcPr>
          <w:p w14:paraId="5872E48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AB6C58C" w14:textId="77777777" w:rsidR="00BE66BE" w:rsidRPr="001F07CF" w:rsidRDefault="00BE66BE" w:rsidP="00B55BC0">
            <w:pPr>
              <w:pStyle w:val="Compact"/>
              <w:rPr>
                <w:sz w:val="22"/>
                <w:szCs w:val="22"/>
              </w:rPr>
            </w:pPr>
          </w:p>
        </w:tc>
        <w:tc>
          <w:tcPr>
            <w:tcW w:w="958" w:type="dxa"/>
          </w:tcPr>
          <w:p w14:paraId="60C55AE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E3D6853" w14:textId="77777777" w:rsidR="00BE66BE" w:rsidRPr="001F07CF" w:rsidRDefault="00BE66BE" w:rsidP="00B55BC0">
            <w:pPr>
              <w:pStyle w:val="Compact"/>
              <w:rPr>
                <w:sz w:val="22"/>
                <w:szCs w:val="22"/>
              </w:rPr>
            </w:pPr>
          </w:p>
        </w:tc>
      </w:tr>
      <w:tr w:rsidR="00BE66BE" w:rsidRPr="001F07CF" w14:paraId="36366930"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D17F2E6" w14:textId="77777777" w:rsidR="00BE66BE" w:rsidRPr="001F07CF" w:rsidRDefault="00BE66BE" w:rsidP="00B55BC0">
            <w:pPr>
              <w:pStyle w:val="Compact"/>
              <w:rPr>
                <w:sz w:val="22"/>
                <w:szCs w:val="22"/>
              </w:rPr>
            </w:pPr>
            <w:r w:rsidRPr="001F07CF">
              <w:rPr>
                <w:sz w:val="22"/>
                <w:szCs w:val="22"/>
              </w:rPr>
              <w:t>Framework for trust-based media services</w:t>
            </w:r>
          </w:p>
        </w:tc>
        <w:tc>
          <w:tcPr>
            <w:tcW w:w="957" w:type="dxa"/>
          </w:tcPr>
          <w:p w14:paraId="2ACE35B3"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3EEED31" w14:textId="77777777" w:rsidR="00BE66BE" w:rsidRPr="001F07CF" w:rsidRDefault="00BE66BE" w:rsidP="00B55BC0">
            <w:pPr>
              <w:pStyle w:val="Compact"/>
              <w:rPr>
                <w:sz w:val="22"/>
                <w:szCs w:val="22"/>
              </w:rPr>
            </w:pPr>
          </w:p>
        </w:tc>
        <w:tc>
          <w:tcPr>
            <w:tcW w:w="958" w:type="dxa"/>
          </w:tcPr>
          <w:p w14:paraId="400E507C"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0327D2B" w14:textId="77777777" w:rsidR="00BE66BE" w:rsidRPr="001F07CF" w:rsidRDefault="00BE66BE" w:rsidP="00B55BC0">
            <w:pPr>
              <w:pStyle w:val="Compact"/>
              <w:rPr>
                <w:sz w:val="22"/>
                <w:szCs w:val="22"/>
              </w:rPr>
            </w:pPr>
          </w:p>
        </w:tc>
        <w:tc>
          <w:tcPr>
            <w:tcW w:w="958" w:type="dxa"/>
          </w:tcPr>
          <w:p w14:paraId="2BF87F1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731409E" w14:textId="77777777" w:rsidR="00BE66BE" w:rsidRPr="001F07CF" w:rsidRDefault="00BE66BE" w:rsidP="00B55BC0">
            <w:pPr>
              <w:pStyle w:val="Compact"/>
              <w:rPr>
                <w:sz w:val="22"/>
                <w:szCs w:val="22"/>
              </w:rPr>
            </w:pPr>
          </w:p>
        </w:tc>
        <w:tc>
          <w:tcPr>
            <w:tcW w:w="958" w:type="dxa"/>
          </w:tcPr>
          <w:p w14:paraId="3788E7C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A2FC8C8" w14:textId="77777777" w:rsidR="00BE66BE" w:rsidRPr="001F07CF" w:rsidRDefault="00BE66BE" w:rsidP="00B55BC0">
            <w:pPr>
              <w:pStyle w:val="Compact"/>
              <w:rPr>
                <w:sz w:val="22"/>
                <w:szCs w:val="22"/>
              </w:rPr>
            </w:pPr>
          </w:p>
        </w:tc>
      </w:tr>
      <w:tr w:rsidR="00BE66BE" w:rsidRPr="001F07CF" w14:paraId="6F6C659B"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606E29AE" w14:textId="77777777" w:rsidR="00BE66BE" w:rsidRPr="001F07CF" w:rsidRDefault="00BE66BE" w:rsidP="00B55BC0">
            <w:pPr>
              <w:pStyle w:val="Compact"/>
              <w:rPr>
                <w:sz w:val="22"/>
                <w:szCs w:val="22"/>
              </w:rPr>
            </w:pPr>
            <w:r w:rsidRPr="001F07CF">
              <w:rPr>
                <w:sz w:val="22"/>
                <w:szCs w:val="22"/>
              </w:rPr>
              <w:t>Trust.txt</w:t>
            </w:r>
          </w:p>
        </w:tc>
        <w:tc>
          <w:tcPr>
            <w:tcW w:w="957" w:type="dxa"/>
          </w:tcPr>
          <w:p w14:paraId="7D41F0D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5C1793D" w14:textId="77777777" w:rsidR="00BE66BE" w:rsidRPr="001F07CF" w:rsidRDefault="00BE66BE" w:rsidP="00B55BC0">
            <w:pPr>
              <w:pStyle w:val="Compact"/>
              <w:rPr>
                <w:sz w:val="22"/>
                <w:szCs w:val="22"/>
              </w:rPr>
            </w:pPr>
          </w:p>
        </w:tc>
        <w:tc>
          <w:tcPr>
            <w:tcW w:w="958" w:type="dxa"/>
          </w:tcPr>
          <w:p w14:paraId="4A55133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CCF2110" w14:textId="77777777" w:rsidR="00BE66BE" w:rsidRPr="001F07CF" w:rsidRDefault="00BE66BE" w:rsidP="00B55BC0">
            <w:pPr>
              <w:pStyle w:val="Compact"/>
              <w:rPr>
                <w:sz w:val="22"/>
                <w:szCs w:val="22"/>
              </w:rPr>
            </w:pPr>
          </w:p>
        </w:tc>
        <w:tc>
          <w:tcPr>
            <w:tcW w:w="958" w:type="dxa"/>
          </w:tcPr>
          <w:p w14:paraId="713434DB"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ADCB1C9" w14:textId="77777777" w:rsidR="00BE66BE" w:rsidRPr="001F07CF" w:rsidRDefault="00BE66BE" w:rsidP="00B55BC0">
            <w:pPr>
              <w:pStyle w:val="Compact"/>
              <w:rPr>
                <w:sz w:val="22"/>
                <w:szCs w:val="22"/>
              </w:rPr>
            </w:pPr>
          </w:p>
        </w:tc>
        <w:tc>
          <w:tcPr>
            <w:tcW w:w="958" w:type="dxa"/>
          </w:tcPr>
          <w:p w14:paraId="7F9D725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6394DD9" w14:textId="77777777" w:rsidR="00BE66BE" w:rsidRPr="001F07CF" w:rsidRDefault="00BE66BE" w:rsidP="00B55BC0">
            <w:pPr>
              <w:pStyle w:val="Compact"/>
              <w:rPr>
                <w:sz w:val="22"/>
                <w:szCs w:val="22"/>
              </w:rPr>
            </w:pPr>
          </w:p>
        </w:tc>
      </w:tr>
      <w:tr w:rsidR="00BE66BE" w:rsidRPr="001F07CF" w14:paraId="68067FCD"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2C82DB1A" w14:textId="77777777" w:rsidR="00BE66BE" w:rsidRPr="001F07CF" w:rsidRDefault="00BE66BE" w:rsidP="00B55BC0">
            <w:pPr>
              <w:pStyle w:val="Compact"/>
              <w:rPr>
                <w:sz w:val="22"/>
                <w:szCs w:val="22"/>
              </w:rPr>
            </w:pPr>
            <w:r w:rsidRPr="001F07CF">
              <w:rPr>
                <w:sz w:val="22"/>
                <w:szCs w:val="22"/>
              </w:rPr>
              <w:t>Chromium Reputation Provider Framework</w:t>
            </w:r>
          </w:p>
        </w:tc>
        <w:tc>
          <w:tcPr>
            <w:tcW w:w="957" w:type="dxa"/>
          </w:tcPr>
          <w:p w14:paraId="331C4E9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5FFF97AC" w14:textId="77777777" w:rsidR="00BE66BE" w:rsidRPr="001F07CF" w:rsidRDefault="00BE66BE" w:rsidP="00B55BC0">
            <w:pPr>
              <w:pStyle w:val="Compact"/>
              <w:rPr>
                <w:sz w:val="22"/>
                <w:szCs w:val="22"/>
              </w:rPr>
            </w:pPr>
          </w:p>
        </w:tc>
        <w:tc>
          <w:tcPr>
            <w:tcW w:w="958" w:type="dxa"/>
          </w:tcPr>
          <w:p w14:paraId="6B6A90C0"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2400BD6" w14:textId="77777777" w:rsidR="00BE66BE" w:rsidRPr="001F07CF" w:rsidRDefault="00BE66BE" w:rsidP="00B55BC0">
            <w:pPr>
              <w:pStyle w:val="Compact"/>
              <w:rPr>
                <w:sz w:val="22"/>
                <w:szCs w:val="22"/>
              </w:rPr>
            </w:pPr>
          </w:p>
        </w:tc>
        <w:tc>
          <w:tcPr>
            <w:tcW w:w="958" w:type="dxa"/>
          </w:tcPr>
          <w:p w14:paraId="1E12F4C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8451649" w14:textId="77777777" w:rsidR="00BE66BE" w:rsidRPr="001F07CF" w:rsidRDefault="00BE66BE" w:rsidP="00B55BC0">
            <w:pPr>
              <w:pStyle w:val="Compact"/>
              <w:rPr>
                <w:sz w:val="22"/>
                <w:szCs w:val="22"/>
              </w:rPr>
            </w:pPr>
          </w:p>
        </w:tc>
        <w:tc>
          <w:tcPr>
            <w:tcW w:w="958" w:type="dxa"/>
          </w:tcPr>
          <w:p w14:paraId="6D74DDDC"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7703DFA" w14:textId="77777777" w:rsidR="00BE66BE" w:rsidRPr="001F07CF" w:rsidRDefault="00BE66BE" w:rsidP="00B55BC0">
            <w:pPr>
              <w:pStyle w:val="Compact"/>
              <w:rPr>
                <w:sz w:val="22"/>
                <w:szCs w:val="22"/>
              </w:rPr>
            </w:pPr>
          </w:p>
        </w:tc>
      </w:tr>
      <w:tr w:rsidR="00BE66BE" w:rsidRPr="001F07CF" w14:paraId="46911EA8"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C61CF76" w14:textId="77777777" w:rsidR="00BE66BE" w:rsidRPr="001F07CF" w:rsidRDefault="00BE66BE" w:rsidP="00B55BC0">
            <w:pPr>
              <w:pStyle w:val="Compact"/>
              <w:rPr>
                <w:sz w:val="22"/>
                <w:szCs w:val="22"/>
              </w:rPr>
            </w:pPr>
            <w:r w:rsidRPr="001F07CF">
              <w:rPr>
                <w:sz w:val="22"/>
                <w:szCs w:val="22"/>
              </w:rPr>
              <w:t>ISCC: International Standard Content Code (ISCC)</w:t>
            </w:r>
          </w:p>
        </w:tc>
        <w:tc>
          <w:tcPr>
            <w:tcW w:w="957" w:type="dxa"/>
          </w:tcPr>
          <w:p w14:paraId="2F60C29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E165487"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9B59CEE"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75220C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4C0C66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288B2F6"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1467B21"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67EE932D"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641BA661"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851EFCB" w14:textId="77777777" w:rsidR="00BE66BE" w:rsidRPr="001F07CF" w:rsidRDefault="00BE66BE" w:rsidP="00B55BC0">
            <w:pPr>
              <w:pStyle w:val="Compact"/>
              <w:rPr>
                <w:sz w:val="22"/>
                <w:szCs w:val="22"/>
              </w:rPr>
            </w:pPr>
            <w:r w:rsidRPr="001F07CF">
              <w:rPr>
                <w:sz w:val="22"/>
                <w:szCs w:val="22"/>
              </w:rPr>
              <w:t>Global Media Identifier (GMI)</w:t>
            </w:r>
          </w:p>
        </w:tc>
        <w:tc>
          <w:tcPr>
            <w:tcW w:w="957" w:type="dxa"/>
          </w:tcPr>
          <w:p w14:paraId="0A6913A5"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7C234CB2"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1424BDC"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765393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15114C1"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E95E9C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8377ECC"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4080E5C"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B1942C6"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13CAB19B" w14:textId="77777777" w:rsidR="00BE66BE" w:rsidRPr="001F07CF" w:rsidRDefault="00BE66BE" w:rsidP="00B55BC0">
            <w:pPr>
              <w:pStyle w:val="Compact"/>
              <w:rPr>
                <w:sz w:val="22"/>
                <w:szCs w:val="22"/>
              </w:rPr>
            </w:pPr>
            <w:r w:rsidRPr="001F07CF">
              <w:rPr>
                <w:sz w:val="22"/>
                <w:szCs w:val="22"/>
              </w:rPr>
              <w:t>TDM Reservation Protocol</w:t>
            </w:r>
          </w:p>
        </w:tc>
        <w:tc>
          <w:tcPr>
            <w:tcW w:w="957" w:type="dxa"/>
          </w:tcPr>
          <w:p w14:paraId="620C3D0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A8E3ED1" w14:textId="77777777" w:rsidR="00BE66BE" w:rsidRPr="001F07CF" w:rsidRDefault="00BE66BE" w:rsidP="00B55BC0">
            <w:pPr>
              <w:pStyle w:val="Compact"/>
              <w:rPr>
                <w:sz w:val="22"/>
                <w:szCs w:val="22"/>
              </w:rPr>
            </w:pPr>
          </w:p>
        </w:tc>
        <w:tc>
          <w:tcPr>
            <w:tcW w:w="958" w:type="dxa"/>
          </w:tcPr>
          <w:p w14:paraId="0E0C826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0F3CF9D" w14:textId="77777777" w:rsidR="00BE66BE" w:rsidRPr="001F07CF" w:rsidRDefault="00BE66BE" w:rsidP="00B55BC0">
            <w:pPr>
              <w:pStyle w:val="Compact"/>
              <w:rPr>
                <w:sz w:val="22"/>
                <w:szCs w:val="22"/>
              </w:rPr>
            </w:pPr>
          </w:p>
        </w:tc>
        <w:tc>
          <w:tcPr>
            <w:tcW w:w="958" w:type="dxa"/>
          </w:tcPr>
          <w:p w14:paraId="747068D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773D448" w14:textId="77777777" w:rsidR="00BE66BE" w:rsidRPr="001F07CF" w:rsidRDefault="00BE66BE" w:rsidP="00B55BC0">
            <w:pPr>
              <w:pStyle w:val="Compact"/>
              <w:rPr>
                <w:sz w:val="22"/>
                <w:szCs w:val="22"/>
              </w:rPr>
            </w:pPr>
          </w:p>
        </w:tc>
        <w:tc>
          <w:tcPr>
            <w:tcW w:w="958" w:type="dxa"/>
          </w:tcPr>
          <w:p w14:paraId="51A39A8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C6B4A97" w14:textId="77777777" w:rsidR="00BE66BE" w:rsidRPr="001F07CF" w:rsidRDefault="00BE66BE" w:rsidP="00B55BC0">
            <w:pPr>
              <w:pStyle w:val="Compact"/>
              <w:rPr>
                <w:sz w:val="22"/>
                <w:szCs w:val="22"/>
              </w:rPr>
            </w:pPr>
          </w:p>
        </w:tc>
      </w:tr>
      <w:tr w:rsidR="00BE66BE" w:rsidRPr="001F07CF" w14:paraId="4CC37204"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63235715" w14:textId="77777777" w:rsidR="00BE66BE" w:rsidRPr="001F07CF" w:rsidRDefault="00BE66BE" w:rsidP="00B55BC0">
            <w:pPr>
              <w:pStyle w:val="Compact"/>
              <w:rPr>
                <w:sz w:val="22"/>
                <w:szCs w:val="22"/>
              </w:rPr>
            </w:pPr>
            <w:r w:rsidRPr="001F07CF">
              <w:rPr>
                <w:sz w:val="22"/>
                <w:szCs w:val="22"/>
              </w:rPr>
              <w:t>Robots Exclusion Protocol</w:t>
            </w:r>
          </w:p>
        </w:tc>
        <w:tc>
          <w:tcPr>
            <w:tcW w:w="957" w:type="dxa"/>
          </w:tcPr>
          <w:p w14:paraId="5DD0A076"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7A8B4E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E318459"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CAF102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30C0031"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E6FFE9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987AA5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49E021A"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9C4D2EF"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00F9E3BD" w14:textId="77777777" w:rsidR="00BE66BE" w:rsidRPr="001F07CF" w:rsidRDefault="00BE66BE" w:rsidP="00B55BC0">
            <w:pPr>
              <w:pStyle w:val="Compact"/>
              <w:rPr>
                <w:sz w:val="22"/>
                <w:szCs w:val="22"/>
              </w:rPr>
            </w:pPr>
            <w:r w:rsidRPr="001F07CF">
              <w:rPr>
                <w:sz w:val="22"/>
                <w:szCs w:val="22"/>
              </w:rPr>
              <w:t xml:space="preserve">Vocabulary for expressing AI </w:t>
            </w:r>
            <w:r w:rsidRPr="001F07CF">
              <w:rPr>
                <w:sz w:val="22"/>
                <w:szCs w:val="22"/>
              </w:rPr>
              <w:lastRenderedPageBreak/>
              <w:t>usage preferences</w:t>
            </w:r>
          </w:p>
        </w:tc>
        <w:tc>
          <w:tcPr>
            <w:tcW w:w="957" w:type="dxa"/>
          </w:tcPr>
          <w:p w14:paraId="0DA28CC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lastRenderedPageBreak/>
              <w:t>X</w:t>
            </w:r>
          </w:p>
        </w:tc>
        <w:tc>
          <w:tcPr>
            <w:cnfStyle w:val="000010000000" w:firstRow="0" w:lastRow="0" w:firstColumn="0" w:lastColumn="0" w:oddVBand="1" w:evenVBand="0" w:oddHBand="0" w:evenHBand="0" w:firstRowFirstColumn="0" w:firstRowLastColumn="0" w:lastRowFirstColumn="0" w:lastRowLastColumn="0"/>
            <w:tcW w:w="957" w:type="dxa"/>
          </w:tcPr>
          <w:p w14:paraId="30003E5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465230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6FCBBD0"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8BDDF9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73838F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2EEB416"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A7F8957"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5E9ABA13"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5EDCC5C2" w14:textId="77777777" w:rsidR="00BE66BE" w:rsidRPr="001F07CF" w:rsidRDefault="00BE66BE" w:rsidP="00B55BC0">
            <w:pPr>
              <w:pStyle w:val="Compact"/>
              <w:rPr>
                <w:sz w:val="22"/>
                <w:szCs w:val="22"/>
              </w:rPr>
            </w:pPr>
            <w:r w:rsidRPr="001F07CF">
              <w:rPr>
                <w:sz w:val="22"/>
                <w:szCs w:val="22"/>
              </w:rPr>
              <w:t>Open Binding of Content Identifiers (OBID)</w:t>
            </w:r>
          </w:p>
        </w:tc>
        <w:tc>
          <w:tcPr>
            <w:tcW w:w="957" w:type="dxa"/>
          </w:tcPr>
          <w:p w14:paraId="569B806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69938CC" w14:textId="77777777" w:rsidR="00BE66BE" w:rsidRPr="001F07CF" w:rsidRDefault="00BE66BE" w:rsidP="00B55BC0">
            <w:pPr>
              <w:pStyle w:val="Compact"/>
              <w:rPr>
                <w:sz w:val="22"/>
                <w:szCs w:val="22"/>
              </w:rPr>
            </w:pPr>
          </w:p>
        </w:tc>
        <w:tc>
          <w:tcPr>
            <w:tcW w:w="958" w:type="dxa"/>
          </w:tcPr>
          <w:p w14:paraId="5F24B3F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E19CE7F" w14:textId="77777777" w:rsidR="00BE66BE" w:rsidRPr="001F07CF" w:rsidRDefault="00BE66BE" w:rsidP="00B55BC0">
            <w:pPr>
              <w:pStyle w:val="Compact"/>
              <w:rPr>
                <w:sz w:val="22"/>
                <w:szCs w:val="22"/>
              </w:rPr>
            </w:pPr>
          </w:p>
        </w:tc>
        <w:tc>
          <w:tcPr>
            <w:tcW w:w="958" w:type="dxa"/>
          </w:tcPr>
          <w:p w14:paraId="5F13B2F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1C52C29" w14:textId="77777777" w:rsidR="00BE66BE" w:rsidRPr="001F07CF" w:rsidRDefault="00BE66BE" w:rsidP="00B55BC0">
            <w:pPr>
              <w:pStyle w:val="Compact"/>
              <w:rPr>
                <w:sz w:val="22"/>
                <w:szCs w:val="22"/>
              </w:rPr>
            </w:pPr>
          </w:p>
        </w:tc>
        <w:tc>
          <w:tcPr>
            <w:tcW w:w="958" w:type="dxa"/>
          </w:tcPr>
          <w:p w14:paraId="543BDB7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76025E7" w14:textId="77777777" w:rsidR="00BE66BE" w:rsidRPr="001F07CF" w:rsidRDefault="00BE66BE" w:rsidP="00B55BC0">
            <w:pPr>
              <w:pStyle w:val="Compact"/>
              <w:rPr>
                <w:sz w:val="22"/>
                <w:szCs w:val="22"/>
              </w:rPr>
            </w:pPr>
          </w:p>
        </w:tc>
      </w:tr>
      <w:tr w:rsidR="00BE66BE" w:rsidRPr="001F07CF" w14:paraId="30574D95"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0E15CB7" w14:textId="77777777" w:rsidR="00BE66BE" w:rsidRPr="001F07CF" w:rsidRDefault="00BE66BE" w:rsidP="00B55BC0">
            <w:pPr>
              <w:pStyle w:val="Compact"/>
              <w:rPr>
                <w:sz w:val="22"/>
                <w:szCs w:val="22"/>
              </w:rPr>
            </w:pPr>
            <w:r w:rsidRPr="001F07CF">
              <w:rPr>
                <w:sz w:val="22"/>
                <w:szCs w:val="22"/>
              </w:rPr>
              <w:t>X.ig-dw: Implementation guidelines for digital watermarking</w:t>
            </w:r>
          </w:p>
        </w:tc>
        <w:tc>
          <w:tcPr>
            <w:tcW w:w="957" w:type="dxa"/>
          </w:tcPr>
          <w:p w14:paraId="10AED550"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1E3A2911" w14:textId="77777777" w:rsidR="00BE66BE" w:rsidRPr="001F07CF" w:rsidRDefault="00BE66BE" w:rsidP="00B55BC0">
            <w:pPr>
              <w:pStyle w:val="Compact"/>
              <w:rPr>
                <w:sz w:val="22"/>
                <w:szCs w:val="22"/>
              </w:rPr>
            </w:pPr>
          </w:p>
        </w:tc>
        <w:tc>
          <w:tcPr>
            <w:tcW w:w="958" w:type="dxa"/>
          </w:tcPr>
          <w:p w14:paraId="38464432"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AB315E4"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435BC2F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253503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41399A6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9E48F38" w14:textId="77777777" w:rsidR="00BE66BE" w:rsidRPr="001F07CF" w:rsidRDefault="00BE66BE" w:rsidP="00B55BC0">
            <w:pPr>
              <w:pStyle w:val="Compact"/>
              <w:rPr>
                <w:sz w:val="22"/>
                <w:szCs w:val="22"/>
              </w:rPr>
            </w:pPr>
          </w:p>
        </w:tc>
      </w:tr>
      <w:tr w:rsidR="00BE66BE" w:rsidRPr="001F07CF" w14:paraId="384C2334"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204818BC" w14:textId="77777777" w:rsidR="00BE66BE" w:rsidRPr="001F07CF" w:rsidRDefault="00BE66BE" w:rsidP="00B55BC0">
            <w:pPr>
              <w:pStyle w:val="Compact"/>
              <w:rPr>
                <w:sz w:val="22"/>
                <w:szCs w:val="22"/>
              </w:rPr>
            </w:pPr>
            <w:r w:rsidRPr="001F07CF">
              <w:rPr>
                <w:sz w:val="22"/>
                <w:szCs w:val="22"/>
              </w:rPr>
              <w:t>DRM technology for digital publications</w:t>
            </w:r>
          </w:p>
        </w:tc>
        <w:tc>
          <w:tcPr>
            <w:tcW w:w="957" w:type="dxa"/>
          </w:tcPr>
          <w:p w14:paraId="08E9A257"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605A65F" w14:textId="77777777" w:rsidR="00BE66BE" w:rsidRPr="001F07CF" w:rsidRDefault="00BE66BE" w:rsidP="00B55BC0">
            <w:pPr>
              <w:pStyle w:val="Compact"/>
              <w:rPr>
                <w:sz w:val="22"/>
                <w:szCs w:val="22"/>
              </w:rPr>
            </w:pPr>
          </w:p>
        </w:tc>
        <w:tc>
          <w:tcPr>
            <w:tcW w:w="958" w:type="dxa"/>
          </w:tcPr>
          <w:p w14:paraId="21CC37EC"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28A0F0F" w14:textId="77777777" w:rsidR="00BE66BE" w:rsidRPr="001F07CF" w:rsidRDefault="00BE66BE" w:rsidP="00B55BC0">
            <w:pPr>
              <w:pStyle w:val="Compact"/>
              <w:rPr>
                <w:sz w:val="22"/>
                <w:szCs w:val="22"/>
              </w:rPr>
            </w:pPr>
          </w:p>
        </w:tc>
        <w:tc>
          <w:tcPr>
            <w:tcW w:w="958" w:type="dxa"/>
          </w:tcPr>
          <w:p w14:paraId="7570805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7F9B91D" w14:textId="77777777" w:rsidR="00BE66BE" w:rsidRPr="001F07CF" w:rsidRDefault="00BE66BE" w:rsidP="00B55BC0">
            <w:pPr>
              <w:pStyle w:val="Compact"/>
              <w:rPr>
                <w:sz w:val="22"/>
                <w:szCs w:val="22"/>
              </w:rPr>
            </w:pPr>
          </w:p>
        </w:tc>
        <w:tc>
          <w:tcPr>
            <w:tcW w:w="958" w:type="dxa"/>
          </w:tcPr>
          <w:p w14:paraId="423F906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B94D8C1" w14:textId="77777777" w:rsidR="00BE66BE" w:rsidRPr="001F07CF" w:rsidRDefault="00BE66BE" w:rsidP="00B55BC0">
            <w:pPr>
              <w:pStyle w:val="Compact"/>
              <w:rPr>
                <w:sz w:val="22"/>
                <w:szCs w:val="22"/>
              </w:rPr>
            </w:pPr>
          </w:p>
        </w:tc>
      </w:tr>
      <w:tr w:rsidR="00BE66BE" w:rsidRPr="001F07CF" w14:paraId="5CFC30B8"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BEF597B" w14:textId="77777777" w:rsidR="00BE66BE" w:rsidRPr="001F07CF" w:rsidRDefault="00BE66BE" w:rsidP="00B55BC0">
            <w:pPr>
              <w:pStyle w:val="Compact"/>
              <w:rPr>
                <w:sz w:val="22"/>
                <w:szCs w:val="22"/>
              </w:rPr>
            </w:pPr>
            <w:r w:rsidRPr="001F07CF">
              <w:rPr>
                <w:sz w:val="22"/>
                <w:szCs w:val="22"/>
              </w:rPr>
              <w:t>Part 1: Overview of copyright protection technologies in use in the publishing industry</w:t>
            </w:r>
          </w:p>
        </w:tc>
        <w:tc>
          <w:tcPr>
            <w:tcW w:w="957" w:type="dxa"/>
          </w:tcPr>
          <w:p w14:paraId="0848AA7D"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6C138FA" w14:textId="77777777" w:rsidR="00BE66BE" w:rsidRPr="001F07CF" w:rsidRDefault="00BE66BE" w:rsidP="00B55BC0">
            <w:pPr>
              <w:pStyle w:val="Compact"/>
              <w:rPr>
                <w:sz w:val="22"/>
                <w:szCs w:val="22"/>
              </w:rPr>
            </w:pPr>
          </w:p>
        </w:tc>
        <w:tc>
          <w:tcPr>
            <w:tcW w:w="958" w:type="dxa"/>
          </w:tcPr>
          <w:p w14:paraId="1DB3B82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2AD324D" w14:textId="77777777" w:rsidR="00BE66BE" w:rsidRPr="001F07CF" w:rsidRDefault="00BE66BE" w:rsidP="00B55BC0">
            <w:pPr>
              <w:pStyle w:val="Compact"/>
              <w:rPr>
                <w:sz w:val="22"/>
                <w:szCs w:val="22"/>
              </w:rPr>
            </w:pPr>
          </w:p>
        </w:tc>
        <w:tc>
          <w:tcPr>
            <w:tcW w:w="958" w:type="dxa"/>
          </w:tcPr>
          <w:p w14:paraId="196F5DEF"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607368DF" w14:textId="77777777" w:rsidR="00BE66BE" w:rsidRPr="001F07CF" w:rsidRDefault="00BE66BE" w:rsidP="00B55BC0">
            <w:pPr>
              <w:pStyle w:val="Compact"/>
              <w:rPr>
                <w:sz w:val="22"/>
                <w:szCs w:val="22"/>
              </w:rPr>
            </w:pPr>
          </w:p>
        </w:tc>
        <w:tc>
          <w:tcPr>
            <w:tcW w:w="958" w:type="dxa"/>
          </w:tcPr>
          <w:p w14:paraId="468B250D"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3194F18" w14:textId="77777777" w:rsidR="00BE66BE" w:rsidRPr="001F07CF" w:rsidRDefault="00BE66BE" w:rsidP="00B55BC0">
            <w:pPr>
              <w:pStyle w:val="Compact"/>
              <w:rPr>
                <w:sz w:val="22"/>
                <w:szCs w:val="22"/>
              </w:rPr>
            </w:pPr>
          </w:p>
        </w:tc>
      </w:tr>
      <w:tr w:rsidR="00BE66BE" w:rsidRPr="001F07CF" w14:paraId="2994FD8F"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51E5FD5A" w14:textId="77777777" w:rsidR="00BE66BE" w:rsidRPr="001F07CF" w:rsidRDefault="00BE66BE" w:rsidP="00B55BC0">
            <w:pPr>
              <w:pStyle w:val="Compact"/>
              <w:rPr>
                <w:sz w:val="22"/>
                <w:szCs w:val="22"/>
              </w:rPr>
            </w:pPr>
            <w:r w:rsidRPr="001F07CF">
              <w:rPr>
                <w:sz w:val="22"/>
                <w:szCs w:val="22"/>
              </w:rPr>
              <w:t>IEEE Draft Standard for Evaluation Method of</w:t>
            </w:r>
          </w:p>
        </w:tc>
        <w:tc>
          <w:tcPr>
            <w:tcW w:w="957" w:type="dxa"/>
          </w:tcPr>
          <w:p w14:paraId="7F353ED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38B95D9B" w14:textId="77777777" w:rsidR="00BE66BE" w:rsidRPr="001F07CF" w:rsidRDefault="00BE66BE" w:rsidP="00B55BC0">
            <w:pPr>
              <w:pStyle w:val="Compact"/>
              <w:rPr>
                <w:sz w:val="22"/>
                <w:szCs w:val="22"/>
              </w:rPr>
            </w:pPr>
          </w:p>
        </w:tc>
        <w:tc>
          <w:tcPr>
            <w:tcW w:w="958" w:type="dxa"/>
          </w:tcPr>
          <w:p w14:paraId="3A48DB80"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8198F53" w14:textId="77777777" w:rsidR="00BE66BE" w:rsidRPr="001F07CF" w:rsidRDefault="00BE66BE" w:rsidP="00B55BC0">
            <w:pPr>
              <w:pStyle w:val="Compact"/>
              <w:rPr>
                <w:sz w:val="22"/>
                <w:szCs w:val="22"/>
              </w:rPr>
            </w:pPr>
          </w:p>
        </w:tc>
        <w:tc>
          <w:tcPr>
            <w:tcW w:w="958" w:type="dxa"/>
          </w:tcPr>
          <w:p w14:paraId="279C241E"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C2258E2" w14:textId="77777777" w:rsidR="00BE66BE" w:rsidRPr="001F07CF" w:rsidRDefault="00BE66BE" w:rsidP="00B55BC0">
            <w:pPr>
              <w:pStyle w:val="Compact"/>
              <w:rPr>
                <w:sz w:val="22"/>
                <w:szCs w:val="22"/>
              </w:rPr>
            </w:pPr>
          </w:p>
        </w:tc>
        <w:tc>
          <w:tcPr>
            <w:tcW w:w="958" w:type="dxa"/>
          </w:tcPr>
          <w:p w14:paraId="3CB8A29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242D93F" w14:textId="77777777" w:rsidR="00BE66BE" w:rsidRPr="001F07CF" w:rsidRDefault="00BE66BE" w:rsidP="00B55BC0">
            <w:pPr>
              <w:pStyle w:val="Compact"/>
              <w:rPr>
                <w:sz w:val="22"/>
                <w:szCs w:val="22"/>
              </w:rPr>
            </w:pPr>
          </w:p>
        </w:tc>
      </w:tr>
      <w:tr w:rsidR="00BE66BE" w:rsidRPr="001F07CF" w14:paraId="70E4515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3D02F37" w14:textId="77777777" w:rsidR="00BE66BE" w:rsidRPr="001F07CF" w:rsidRDefault="00BE66BE" w:rsidP="00B55BC0">
            <w:pPr>
              <w:pStyle w:val="Compact"/>
              <w:rPr>
                <w:sz w:val="22"/>
                <w:szCs w:val="22"/>
              </w:rPr>
            </w:pPr>
            <w:r w:rsidRPr="001F07CF">
              <w:rPr>
                <w:sz w:val="22"/>
                <w:szCs w:val="22"/>
              </w:rPr>
              <w:t>Robustness of Digital Watermarking Implementation in Digital Contents</w:t>
            </w:r>
          </w:p>
        </w:tc>
        <w:tc>
          <w:tcPr>
            <w:tcW w:w="957" w:type="dxa"/>
          </w:tcPr>
          <w:p w14:paraId="74B029C5"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53F4DC6"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8976B4B"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3FBBED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BD5FAF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B0A28B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FC95498"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9BF09B6"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C965161"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0210BE90" w14:textId="77777777" w:rsidR="00BE66BE" w:rsidRPr="001F07CF" w:rsidRDefault="00BE66BE" w:rsidP="00B55BC0">
            <w:pPr>
              <w:pStyle w:val="Compact"/>
              <w:rPr>
                <w:sz w:val="22"/>
                <w:szCs w:val="22"/>
              </w:rPr>
            </w:pPr>
            <w:r w:rsidRPr="001F07CF">
              <w:rPr>
                <w:sz w:val="22"/>
                <w:szCs w:val="22"/>
              </w:rPr>
              <w:t>H.MMAUTH:</w:t>
            </w:r>
          </w:p>
        </w:tc>
        <w:tc>
          <w:tcPr>
            <w:tcW w:w="957" w:type="dxa"/>
          </w:tcPr>
          <w:p w14:paraId="576B52E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B578743" w14:textId="77777777" w:rsidR="00BE66BE" w:rsidRPr="001F07CF" w:rsidRDefault="00BE66BE" w:rsidP="00B55BC0">
            <w:pPr>
              <w:pStyle w:val="Compact"/>
              <w:rPr>
                <w:sz w:val="22"/>
                <w:szCs w:val="22"/>
              </w:rPr>
            </w:pPr>
          </w:p>
        </w:tc>
        <w:tc>
          <w:tcPr>
            <w:tcW w:w="958" w:type="dxa"/>
          </w:tcPr>
          <w:p w14:paraId="77ECFA0A"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94156A1" w14:textId="77777777" w:rsidR="00BE66BE" w:rsidRPr="001F07CF" w:rsidRDefault="00BE66BE" w:rsidP="00B55BC0">
            <w:pPr>
              <w:pStyle w:val="Compact"/>
              <w:rPr>
                <w:sz w:val="22"/>
                <w:szCs w:val="22"/>
              </w:rPr>
            </w:pPr>
          </w:p>
        </w:tc>
        <w:tc>
          <w:tcPr>
            <w:tcW w:w="958" w:type="dxa"/>
          </w:tcPr>
          <w:p w14:paraId="3AA5483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1D024C5" w14:textId="77777777" w:rsidR="00BE66BE" w:rsidRPr="001F07CF" w:rsidRDefault="00BE66BE" w:rsidP="00B55BC0">
            <w:pPr>
              <w:pStyle w:val="Compact"/>
              <w:rPr>
                <w:sz w:val="22"/>
                <w:szCs w:val="22"/>
              </w:rPr>
            </w:pPr>
          </w:p>
        </w:tc>
        <w:tc>
          <w:tcPr>
            <w:tcW w:w="958" w:type="dxa"/>
          </w:tcPr>
          <w:p w14:paraId="591F7BA5"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7D7604E" w14:textId="77777777" w:rsidR="00BE66BE" w:rsidRPr="001F07CF" w:rsidRDefault="00BE66BE" w:rsidP="00B55BC0">
            <w:pPr>
              <w:pStyle w:val="Compact"/>
              <w:rPr>
                <w:sz w:val="22"/>
                <w:szCs w:val="22"/>
              </w:rPr>
            </w:pPr>
          </w:p>
        </w:tc>
      </w:tr>
      <w:tr w:rsidR="00BE66BE" w:rsidRPr="001F07CF" w14:paraId="4BA50AB9"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DBC9CD3" w14:textId="77777777" w:rsidR="00BE66BE" w:rsidRPr="001F07CF" w:rsidRDefault="00BE66BE" w:rsidP="00B55BC0">
            <w:pPr>
              <w:pStyle w:val="Compact"/>
              <w:rPr>
                <w:sz w:val="22"/>
                <w:szCs w:val="22"/>
              </w:rPr>
            </w:pPr>
            <w:r w:rsidRPr="001F07CF">
              <w:rPr>
                <w:sz w:val="22"/>
                <w:szCs w:val="22"/>
              </w:rPr>
              <w:t>Framework for authentication of multimedia content</w:t>
            </w:r>
          </w:p>
        </w:tc>
        <w:tc>
          <w:tcPr>
            <w:tcW w:w="957" w:type="dxa"/>
          </w:tcPr>
          <w:p w14:paraId="47D93965"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737BC35C" w14:textId="77777777" w:rsidR="00BE66BE" w:rsidRPr="001F07CF" w:rsidRDefault="00BE66BE" w:rsidP="00B55BC0">
            <w:pPr>
              <w:pStyle w:val="Compact"/>
              <w:rPr>
                <w:sz w:val="22"/>
                <w:szCs w:val="22"/>
              </w:rPr>
            </w:pPr>
          </w:p>
        </w:tc>
        <w:tc>
          <w:tcPr>
            <w:tcW w:w="958" w:type="dxa"/>
          </w:tcPr>
          <w:p w14:paraId="6E02A14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5F2CAA1" w14:textId="77777777" w:rsidR="00BE66BE" w:rsidRPr="001F07CF" w:rsidRDefault="00BE66BE" w:rsidP="00B55BC0">
            <w:pPr>
              <w:pStyle w:val="Compact"/>
              <w:rPr>
                <w:sz w:val="22"/>
                <w:szCs w:val="22"/>
              </w:rPr>
            </w:pPr>
          </w:p>
        </w:tc>
        <w:tc>
          <w:tcPr>
            <w:tcW w:w="958" w:type="dxa"/>
          </w:tcPr>
          <w:p w14:paraId="7E548396"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B491080"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D0AAD7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DAE1D40" w14:textId="77777777" w:rsidR="00BE66BE" w:rsidRPr="001F07CF" w:rsidRDefault="00BE66BE" w:rsidP="00B55BC0">
            <w:pPr>
              <w:pStyle w:val="Compact"/>
              <w:rPr>
                <w:sz w:val="22"/>
                <w:szCs w:val="22"/>
              </w:rPr>
            </w:pPr>
          </w:p>
        </w:tc>
      </w:tr>
      <w:tr w:rsidR="00BE66BE" w:rsidRPr="001F07CF" w14:paraId="145D867B"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5993965" w14:textId="77777777" w:rsidR="00BE66BE" w:rsidRPr="001F07CF" w:rsidRDefault="00BE66BE" w:rsidP="00B55BC0">
            <w:pPr>
              <w:pStyle w:val="Compact"/>
              <w:rPr>
                <w:sz w:val="22"/>
                <w:szCs w:val="22"/>
              </w:rPr>
            </w:pPr>
            <w:r w:rsidRPr="001F07CF">
              <w:rPr>
                <w:sz w:val="22"/>
                <w:szCs w:val="22"/>
              </w:rPr>
              <w:t>H.274(V4):</w:t>
            </w:r>
          </w:p>
        </w:tc>
        <w:tc>
          <w:tcPr>
            <w:tcW w:w="957" w:type="dxa"/>
          </w:tcPr>
          <w:p w14:paraId="323B9788"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33310CF5" w14:textId="77777777" w:rsidR="00BE66BE" w:rsidRPr="001F07CF" w:rsidRDefault="00BE66BE" w:rsidP="00B55BC0">
            <w:pPr>
              <w:pStyle w:val="Compact"/>
              <w:rPr>
                <w:sz w:val="22"/>
                <w:szCs w:val="22"/>
              </w:rPr>
            </w:pPr>
          </w:p>
        </w:tc>
        <w:tc>
          <w:tcPr>
            <w:tcW w:w="958" w:type="dxa"/>
          </w:tcPr>
          <w:p w14:paraId="7BCAD097"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EB13CE6" w14:textId="77777777" w:rsidR="00BE66BE" w:rsidRPr="001F07CF" w:rsidRDefault="00BE66BE" w:rsidP="00B55BC0">
            <w:pPr>
              <w:pStyle w:val="Compact"/>
              <w:rPr>
                <w:sz w:val="22"/>
                <w:szCs w:val="22"/>
              </w:rPr>
            </w:pPr>
          </w:p>
        </w:tc>
        <w:tc>
          <w:tcPr>
            <w:tcW w:w="958" w:type="dxa"/>
          </w:tcPr>
          <w:p w14:paraId="607A09C3"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4D55F3F" w14:textId="77777777" w:rsidR="00BE66BE" w:rsidRPr="001F07CF" w:rsidRDefault="00BE66BE" w:rsidP="00B55BC0">
            <w:pPr>
              <w:pStyle w:val="Compact"/>
              <w:rPr>
                <w:sz w:val="22"/>
                <w:szCs w:val="22"/>
              </w:rPr>
            </w:pPr>
          </w:p>
        </w:tc>
        <w:tc>
          <w:tcPr>
            <w:tcW w:w="958" w:type="dxa"/>
          </w:tcPr>
          <w:p w14:paraId="48B3D2D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5ABA173" w14:textId="77777777" w:rsidR="00BE66BE" w:rsidRPr="001F07CF" w:rsidRDefault="00BE66BE" w:rsidP="00B55BC0">
            <w:pPr>
              <w:pStyle w:val="Compact"/>
              <w:rPr>
                <w:sz w:val="22"/>
                <w:szCs w:val="22"/>
              </w:rPr>
            </w:pPr>
          </w:p>
        </w:tc>
      </w:tr>
      <w:tr w:rsidR="00BE66BE" w:rsidRPr="001F07CF" w14:paraId="75995FE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62FCDE05" w14:textId="77777777" w:rsidR="00BE66BE" w:rsidRPr="001F07CF" w:rsidRDefault="00BE66BE" w:rsidP="00B55BC0">
            <w:pPr>
              <w:pStyle w:val="Compact"/>
              <w:rPr>
                <w:sz w:val="22"/>
                <w:szCs w:val="22"/>
              </w:rPr>
            </w:pPr>
            <w:r w:rsidRPr="001F07CF">
              <w:rPr>
                <w:sz w:val="22"/>
                <w:szCs w:val="22"/>
              </w:rPr>
              <w:t>Versatile supplemental enhancement information messages for coded video bitstreams</w:t>
            </w:r>
          </w:p>
        </w:tc>
        <w:tc>
          <w:tcPr>
            <w:tcW w:w="957" w:type="dxa"/>
          </w:tcPr>
          <w:p w14:paraId="19DE4EA5"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07BC7D8" w14:textId="77777777" w:rsidR="00BE66BE" w:rsidRPr="001F07CF" w:rsidRDefault="00BE66BE" w:rsidP="00B55BC0">
            <w:pPr>
              <w:pStyle w:val="Compact"/>
              <w:rPr>
                <w:sz w:val="22"/>
                <w:szCs w:val="22"/>
              </w:rPr>
            </w:pPr>
          </w:p>
        </w:tc>
        <w:tc>
          <w:tcPr>
            <w:tcW w:w="958" w:type="dxa"/>
          </w:tcPr>
          <w:p w14:paraId="27AE49EA"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456626F" w14:textId="77777777" w:rsidR="00BE66BE" w:rsidRPr="001F07CF" w:rsidRDefault="00BE66BE" w:rsidP="00B55BC0">
            <w:pPr>
              <w:pStyle w:val="Compact"/>
              <w:rPr>
                <w:sz w:val="22"/>
                <w:szCs w:val="22"/>
              </w:rPr>
            </w:pPr>
          </w:p>
        </w:tc>
        <w:tc>
          <w:tcPr>
            <w:tcW w:w="958" w:type="dxa"/>
          </w:tcPr>
          <w:p w14:paraId="610B2C2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4A9C504"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FF7CCB1"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074A2E0" w14:textId="77777777" w:rsidR="00BE66BE" w:rsidRPr="001F07CF" w:rsidRDefault="00BE66BE" w:rsidP="00B55BC0">
            <w:pPr>
              <w:pStyle w:val="Compact"/>
              <w:rPr>
                <w:sz w:val="22"/>
                <w:szCs w:val="22"/>
              </w:rPr>
            </w:pPr>
          </w:p>
        </w:tc>
      </w:tr>
      <w:tr w:rsidR="00BE66BE" w:rsidRPr="001F07CF" w14:paraId="058FF9CA"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800729D" w14:textId="77777777" w:rsidR="00BE66BE" w:rsidRPr="001F07CF" w:rsidRDefault="00BE66BE" w:rsidP="00B55BC0">
            <w:pPr>
              <w:pStyle w:val="Compact"/>
              <w:rPr>
                <w:sz w:val="22"/>
                <w:szCs w:val="22"/>
              </w:rPr>
            </w:pPr>
            <w:r w:rsidRPr="001F07CF">
              <w:rPr>
                <w:sz w:val="22"/>
                <w:szCs w:val="22"/>
              </w:rPr>
              <w:t>H.VADS:</w:t>
            </w:r>
          </w:p>
        </w:tc>
        <w:tc>
          <w:tcPr>
            <w:tcW w:w="957" w:type="dxa"/>
          </w:tcPr>
          <w:p w14:paraId="6439C12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16B315DD" w14:textId="77777777" w:rsidR="00BE66BE" w:rsidRPr="001F07CF" w:rsidRDefault="00BE66BE" w:rsidP="00B55BC0">
            <w:pPr>
              <w:pStyle w:val="Compact"/>
              <w:rPr>
                <w:sz w:val="22"/>
                <w:szCs w:val="22"/>
              </w:rPr>
            </w:pPr>
          </w:p>
        </w:tc>
        <w:tc>
          <w:tcPr>
            <w:tcW w:w="958" w:type="dxa"/>
          </w:tcPr>
          <w:p w14:paraId="6F5A70F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BAC779D" w14:textId="77777777" w:rsidR="00BE66BE" w:rsidRPr="001F07CF" w:rsidRDefault="00BE66BE" w:rsidP="00B55BC0">
            <w:pPr>
              <w:pStyle w:val="Compact"/>
              <w:rPr>
                <w:sz w:val="22"/>
                <w:szCs w:val="22"/>
              </w:rPr>
            </w:pPr>
          </w:p>
        </w:tc>
        <w:tc>
          <w:tcPr>
            <w:tcW w:w="958" w:type="dxa"/>
          </w:tcPr>
          <w:p w14:paraId="2275B19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82B4C9F" w14:textId="77777777" w:rsidR="00BE66BE" w:rsidRPr="001F07CF" w:rsidRDefault="00BE66BE" w:rsidP="00B55BC0">
            <w:pPr>
              <w:pStyle w:val="Compact"/>
              <w:rPr>
                <w:sz w:val="22"/>
                <w:szCs w:val="22"/>
              </w:rPr>
            </w:pPr>
          </w:p>
        </w:tc>
        <w:tc>
          <w:tcPr>
            <w:tcW w:w="958" w:type="dxa"/>
          </w:tcPr>
          <w:p w14:paraId="502723E9"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8998BAC" w14:textId="77777777" w:rsidR="00BE66BE" w:rsidRPr="001F07CF" w:rsidRDefault="00BE66BE" w:rsidP="00B55BC0">
            <w:pPr>
              <w:pStyle w:val="Compact"/>
              <w:rPr>
                <w:sz w:val="22"/>
                <w:szCs w:val="22"/>
              </w:rPr>
            </w:pPr>
          </w:p>
        </w:tc>
      </w:tr>
      <w:tr w:rsidR="00BE66BE" w:rsidRPr="001F07CF" w14:paraId="2946BCCE"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F6E659D" w14:textId="77777777" w:rsidR="00BE66BE" w:rsidRPr="001F07CF" w:rsidRDefault="00BE66BE" w:rsidP="00B55BC0">
            <w:pPr>
              <w:pStyle w:val="Compact"/>
              <w:rPr>
                <w:sz w:val="22"/>
                <w:szCs w:val="22"/>
              </w:rPr>
            </w:pPr>
            <w:r w:rsidRPr="001F07CF">
              <w:rPr>
                <w:sz w:val="22"/>
                <w:szCs w:val="22"/>
              </w:rPr>
              <w:lastRenderedPageBreak/>
              <w:t>Assessment criteria for video authenticity detection services</w:t>
            </w:r>
          </w:p>
        </w:tc>
        <w:tc>
          <w:tcPr>
            <w:tcW w:w="957" w:type="dxa"/>
          </w:tcPr>
          <w:p w14:paraId="493D30D2"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B86BAA3" w14:textId="77777777" w:rsidR="00BE66BE" w:rsidRPr="001F07CF" w:rsidRDefault="00BE66BE" w:rsidP="00B55BC0">
            <w:pPr>
              <w:pStyle w:val="Compact"/>
              <w:rPr>
                <w:sz w:val="22"/>
                <w:szCs w:val="22"/>
              </w:rPr>
            </w:pPr>
          </w:p>
        </w:tc>
        <w:tc>
          <w:tcPr>
            <w:tcW w:w="958" w:type="dxa"/>
          </w:tcPr>
          <w:p w14:paraId="0AB2CA99"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812F8B9" w14:textId="77777777" w:rsidR="00BE66BE" w:rsidRPr="001F07CF" w:rsidRDefault="00BE66BE" w:rsidP="00B55BC0">
            <w:pPr>
              <w:pStyle w:val="Compact"/>
              <w:rPr>
                <w:sz w:val="22"/>
                <w:szCs w:val="22"/>
              </w:rPr>
            </w:pPr>
          </w:p>
        </w:tc>
        <w:tc>
          <w:tcPr>
            <w:tcW w:w="958" w:type="dxa"/>
          </w:tcPr>
          <w:p w14:paraId="5ADC79F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73FF1B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4B29C6E9"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CC0BE06" w14:textId="77777777" w:rsidR="00BE66BE" w:rsidRPr="001F07CF" w:rsidRDefault="00BE66BE" w:rsidP="00B55BC0">
            <w:pPr>
              <w:pStyle w:val="Compact"/>
              <w:rPr>
                <w:sz w:val="22"/>
                <w:szCs w:val="22"/>
              </w:rPr>
            </w:pPr>
          </w:p>
        </w:tc>
      </w:tr>
      <w:tr w:rsidR="00BE66BE" w:rsidRPr="001F07CF" w14:paraId="3733E806"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9C5EF66" w14:textId="77777777" w:rsidR="00BE66BE" w:rsidRPr="001F07CF" w:rsidRDefault="00BE66BE" w:rsidP="00B55BC0">
            <w:pPr>
              <w:pStyle w:val="Compact"/>
              <w:rPr>
                <w:sz w:val="22"/>
                <w:szCs w:val="22"/>
              </w:rPr>
            </w:pPr>
            <w:r w:rsidRPr="001F07CF">
              <w:rPr>
                <w:sz w:val="22"/>
                <w:szCs w:val="22"/>
              </w:rPr>
              <w:t>Credible Web</w:t>
            </w:r>
          </w:p>
        </w:tc>
        <w:tc>
          <w:tcPr>
            <w:tcW w:w="957" w:type="dxa"/>
          </w:tcPr>
          <w:p w14:paraId="597DD73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BB778C2" w14:textId="77777777" w:rsidR="00BE66BE" w:rsidRPr="001F07CF" w:rsidRDefault="00BE66BE" w:rsidP="00B55BC0">
            <w:pPr>
              <w:pStyle w:val="Compact"/>
              <w:rPr>
                <w:sz w:val="22"/>
                <w:szCs w:val="22"/>
              </w:rPr>
            </w:pPr>
          </w:p>
        </w:tc>
        <w:tc>
          <w:tcPr>
            <w:tcW w:w="958" w:type="dxa"/>
          </w:tcPr>
          <w:p w14:paraId="58A0816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090CE25" w14:textId="77777777" w:rsidR="00BE66BE" w:rsidRPr="001F07CF" w:rsidRDefault="00BE66BE" w:rsidP="00B55BC0">
            <w:pPr>
              <w:pStyle w:val="Compact"/>
              <w:rPr>
                <w:sz w:val="22"/>
                <w:szCs w:val="22"/>
              </w:rPr>
            </w:pPr>
          </w:p>
        </w:tc>
        <w:tc>
          <w:tcPr>
            <w:tcW w:w="958" w:type="dxa"/>
          </w:tcPr>
          <w:p w14:paraId="6E411BBC"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2D1E146" w14:textId="77777777" w:rsidR="00BE66BE" w:rsidRPr="001F07CF" w:rsidRDefault="00BE66BE" w:rsidP="00B55BC0">
            <w:pPr>
              <w:pStyle w:val="Compact"/>
              <w:rPr>
                <w:sz w:val="22"/>
                <w:szCs w:val="22"/>
              </w:rPr>
            </w:pPr>
          </w:p>
        </w:tc>
        <w:tc>
          <w:tcPr>
            <w:tcW w:w="958" w:type="dxa"/>
          </w:tcPr>
          <w:p w14:paraId="58BC1C82"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439E9E83" w14:textId="77777777" w:rsidR="00BE66BE" w:rsidRPr="001F07CF" w:rsidRDefault="00BE66BE" w:rsidP="00B55BC0">
            <w:pPr>
              <w:pStyle w:val="Compact"/>
              <w:rPr>
                <w:sz w:val="22"/>
                <w:szCs w:val="22"/>
              </w:rPr>
            </w:pPr>
          </w:p>
        </w:tc>
      </w:tr>
      <w:tr w:rsidR="00BE66BE" w:rsidRPr="001F07CF" w14:paraId="34DCC37F"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D58FF40" w14:textId="77777777" w:rsidR="00BE66BE" w:rsidRPr="001F07CF" w:rsidRDefault="00BE66BE" w:rsidP="00B55BC0">
            <w:pPr>
              <w:pStyle w:val="Compact"/>
              <w:rPr>
                <w:sz w:val="22"/>
                <w:szCs w:val="22"/>
              </w:rPr>
            </w:pPr>
            <w:r w:rsidRPr="001F07CF">
              <w:rPr>
                <w:sz w:val="22"/>
                <w:szCs w:val="22"/>
              </w:rPr>
              <w:t>Technical and Governance Guidelines for Responsible Data Collection</w:t>
            </w:r>
          </w:p>
        </w:tc>
        <w:tc>
          <w:tcPr>
            <w:tcW w:w="957" w:type="dxa"/>
          </w:tcPr>
          <w:p w14:paraId="3A45289F"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A34249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D6CA3FA"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BDB6F9C" w14:textId="77777777" w:rsidR="00BE66BE" w:rsidRPr="001F07CF" w:rsidRDefault="00BE66BE" w:rsidP="00B55BC0">
            <w:pPr>
              <w:pStyle w:val="Compact"/>
              <w:rPr>
                <w:sz w:val="22"/>
                <w:szCs w:val="22"/>
              </w:rPr>
            </w:pPr>
          </w:p>
        </w:tc>
        <w:tc>
          <w:tcPr>
            <w:tcW w:w="958" w:type="dxa"/>
          </w:tcPr>
          <w:p w14:paraId="4C557994"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6260EAB" w14:textId="77777777" w:rsidR="00BE66BE" w:rsidRPr="001F07CF" w:rsidRDefault="00BE66BE" w:rsidP="00B55BC0">
            <w:pPr>
              <w:pStyle w:val="Compact"/>
              <w:rPr>
                <w:sz w:val="22"/>
                <w:szCs w:val="22"/>
              </w:rPr>
            </w:pPr>
          </w:p>
        </w:tc>
        <w:tc>
          <w:tcPr>
            <w:tcW w:w="958" w:type="dxa"/>
          </w:tcPr>
          <w:p w14:paraId="7D0D58CF"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415013A" w14:textId="77777777" w:rsidR="00BE66BE" w:rsidRPr="001F07CF" w:rsidRDefault="00BE66BE" w:rsidP="00B55BC0">
            <w:pPr>
              <w:pStyle w:val="Compact"/>
              <w:rPr>
                <w:sz w:val="22"/>
                <w:szCs w:val="22"/>
              </w:rPr>
            </w:pPr>
          </w:p>
        </w:tc>
      </w:tr>
      <w:tr w:rsidR="00BE66BE" w:rsidRPr="001F07CF" w14:paraId="113D9B6C"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444A62C" w14:textId="77777777" w:rsidR="00BE66BE" w:rsidRPr="001F07CF" w:rsidRDefault="00BE66BE" w:rsidP="00B55BC0">
            <w:pPr>
              <w:pStyle w:val="Compact"/>
              <w:rPr>
                <w:sz w:val="22"/>
                <w:szCs w:val="22"/>
              </w:rPr>
            </w:pPr>
            <w:r w:rsidRPr="001F07CF">
              <w:rPr>
                <w:sz w:val="22"/>
                <w:szCs w:val="22"/>
              </w:rPr>
              <w:t>Data Provenance Standards</w:t>
            </w:r>
          </w:p>
        </w:tc>
        <w:tc>
          <w:tcPr>
            <w:tcW w:w="957" w:type="dxa"/>
          </w:tcPr>
          <w:p w14:paraId="28A7A0F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1D6889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E43859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F68BF2E" w14:textId="77777777" w:rsidR="00BE66BE" w:rsidRPr="001F07CF" w:rsidRDefault="00BE66BE" w:rsidP="00B55BC0">
            <w:pPr>
              <w:pStyle w:val="Compact"/>
              <w:rPr>
                <w:sz w:val="22"/>
                <w:szCs w:val="22"/>
              </w:rPr>
            </w:pPr>
          </w:p>
        </w:tc>
        <w:tc>
          <w:tcPr>
            <w:tcW w:w="958" w:type="dxa"/>
          </w:tcPr>
          <w:p w14:paraId="507B32E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15DD1E5" w14:textId="77777777" w:rsidR="00BE66BE" w:rsidRPr="001F07CF" w:rsidRDefault="00BE66BE" w:rsidP="00B55BC0">
            <w:pPr>
              <w:pStyle w:val="Compact"/>
              <w:rPr>
                <w:sz w:val="22"/>
                <w:szCs w:val="22"/>
              </w:rPr>
            </w:pPr>
          </w:p>
        </w:tc>
        <w:tc>
          <w:tcPr>
            <w:tcW w:w="958" w:type="dxa"/>
          </w:tcPr>
          <w:p w14:paraId="2749F437"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B2ABA65" w14:textId="77777777" w:rsidR="00BE66BE" w:rsidRPr="001F07CF" w:rsidRDefault="00BE66BE" w:rsidP="00B55BC0">
            <w:pPr>
              <w:pStyle w:val="Compact"/>
              <w:rPr>
                <w:sz w:val="22"/>
                <w:szCs w:val="22"/>
              </w:rPr>
            </w:pPr>
          </w:p>
        </w:tc>
      </w:tr>
      <w:tr w:rsidR="00BE66BE" w:rsidRPr="001F07CF" w14:paraId="0C6DA5AD"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038032D7" w14:textId="77777777" w:rsidR="00BE66BE" w:rsidRPr="001F07CF" w:rsidRDefault="00BE66BE" w:rsidP="00B55BC0">
            <w:pPr>
              <w:pStyle w:val="Compact"/>
              <w:rPr>
                <w:sz w:val="22"/>
                <w:szCs w:val="22"/>
              </w:rPr>
            </w:pPr>
            <w:r w:rsidRPr="001F07CF">
              <w:rPr>
                <w:sz w:val="22"/>
                <w:szCs w:val="22"/>
              </w:rPr>
              <w:t>IEEE Standard for Transparent Human and Machine Agency Identification</w:t>
            </w:r>
          </w:p>
        </w:tc>
        <w:tc>
          <w:tcPr>
            <w:tcW w:w="957" w:type="dxa"/>
          </w:tcPr>
          <w:p w14:paraId="682B02D9"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55192722" w14:textId="77777777" w:rsidR="00BE66BE" w:rsidRPr="001F07CF" w:rsidRDefault="00BE66BE" w:rsidP="00B55BC0">
            <w:pPr>
              <w:pStyle w:val="Compact"/>
              <w:rPr>
                <w:sz w:val="22"/>
                <w:szCs w:val="22"/>
              </w:rPr>
            </w:pPr>
          </w:p>
        </w:tc>
        <w:tc>
          <w:tcPr>
            <w:tcW w:w="958" w:type="dxa"/>
          </w:tcPr>
          <w:p w14:paraId="40FF1732"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529BCD2"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D3D8E1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D810556" w14:textId="77777777" w:rsidR="00BE66BE" w:rsidRPr="001F07CF" w:rsidRDefault="00BE66BE" w:rsidP="00B55BC0">
            <w:pPr>
              <w:pStyle w:val="Compact"/>
              <w:rPr>
                <w:sz w:val="22"/>
                <w:szCs w:val="22"/>
              </w:rPr>
            </w:pPr>
          </w:p>
        </w:tc>
        <w:tc>
          <w:tcPr>
            <w:tcW w:w="958" w:type="dxa"/>
          </w:tcPr>
          <w:p w14:paraId="19B68D2F"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B530EDB" w14:textId="77777777" w:rsidR="00BE66BE" w:rsidRPr="001F07CF" w:rsidRDefault="00BE66BE" w:rsidP="00B55BC0">
            <w:pPr>
              <w:pStyle w:val="Compact"/>
              <w:rPr>
                <w:sz w:val="22"/>
                <w:szCs w:val="22"/>
              </w:rPr>
            </w:pPr>
          </w:p>
        </w:tc>
      </w:tr>
      <w:tr w:rsidR="00BE66BE" w:rsidRPr="001F07CF" w14:paraId="3A94CB67"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6579A793" w14:textId="77777777" w:rsidR="00BE66BE" w:rsidRPr="001F07CF" w:rsidRDefault="00BE66BE" w:rsidP="00B55BC0">
            <w:pPr>
              <w:pStyle w:val="Compact"/>
              <w:rPr>
                <w:sz w:val="22"/>
                <w:szCs w:val="22"/>
              </w:rPr>
            </w:pPr>
            <w:r w:rsidRPr="001F07CF">
              <w:rPr>
                <w:sz w:val="22"/>
                <w:szCs w:val="22"/>
              </w:rPr>
              <w:t>IPTC Photo Metadata Standard</w:t>
            </w:r>
          </w:p>
        </w:tc>
        <w:tc>
          <w:tcPr>
            <w:tcW w:w="957" w:type="dxa"/>
          </w:tcPr>
          <w:p w14:paraId="071EA86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3E2FC792" w14:textId="77777777" w:rsidR="00BE66BE" w:rsidRPr="001F07CF" w:rsidRDefault="00BE66BE" w:rsidP="00B55BC0">
            <w:pPr>
              <w:pStyle w:val="Compact"/>
              <w:rPr>
                <w:sz w:val="22"/>
                <w:szCs w:val="22"/>
              </w:rPr>
            </w:pPr>
          </w:p>
        </w:tc>
        <w:tc>
          <w:tcPr>
            <w:tcW w:w="958" w:type="dxa"/>
          </w:tcPr>
          <w:p w14:paraId="4A07F671"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E86350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DAE120E"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9F7973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A715460"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8BECB95" w14:textId="77777777" w:rsidR="00BE66BE" w:rsidRPr="001F07CF" w:rsidRDefault="00BE66BE" w:rsidP="00B55BC0">
            <w:pPr>
              <w:pStyle w:val="Compact"/>
              <w:rPr>
                <w:sz w:val="22"/>
                <w:szCs w:val="22"/>
              </w:rPr>
            </w:pPr>
          </w:p>
        </w:tc>
      </w:tr>
      <w:tr w:rsidR="00BE66BE" w:rsidRPr="001F07CF" w14:paraId="3096D1CA"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94BF1B3" w14:textId="77777777" w:rsidR="00BE66BE" w:rsidRPr="001F07CF" w:rsidRDefault="00BE66BE" w:rsidP="00B55BC0">
            <w:pPr>
              <w:pStyle w:val="Compact"/>
              <w:rPr>
                <w:sz w:val="22"/>
                <w:szCs w:val="22"/>
              </w:rPr>
            </w:pPr>
            <w:r w:rsidRPr="001F07CF">
              <w:rPr>
                <w:sz w:val="22"/>
                <w:szCs w:val="22"/>
              </w:rPr>
              <w:t>DASH - Part 4: Segment Encryption and Authentication</w:t>
            </w:r>
          </w:p>
        </w:tc>
        <w:tc>
          <w:tcPr>
            <w:tcW w:w="957" w:type="dxa"/>
          </w:tcPr>
          <w:p w14:paraId="7184649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7F1341AD" w14:textId="77777777" w:rsidR="00BE66BE" w:rsidRPr="001F07CF" w:rsidRDefault="00BE66BE" w:rsidP="00B55BC0">
            <w:pPr>
              <w:pStyle w:val="Compact"/>
              <w:rPr>
                <w:sz w:val="22"/>
                <w:szCs w:val="22"/>
              </w:rPr>
            </w:pPr>
          </w:p>
        </w:tc>
        <w:tc>
          <w:tcPr>
            <w:tcW w:w="958" w:type="dxa"/>
          </w:tcPr>
          <w:p w14:paraId="20CB87CE"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B25AA5A" w14:textId="77777777" w:rsidR="00BE66BE" w:rsidRPr="001F07CF" w:rsidRDefault="00BE66BE" w:rsidP="00B55BC0">
            <w:pPr>
              <w:pStyle w:val="Compact"/>
              <w:rPr>
                <w:sz w:val="22"/>
                <w:szCs w:val="22"/>
              </w:rPr>
            </w:pPr>
          </w:p>
        </w:tc>
        <w:tc>
          <w:tcPr>
            <w:tcW w:w="958" w:type="dxa"/>
          </w:tcPr>
          <w:p w14:paraId="2F05013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E0D19A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79E517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FA74F37" w14:textId="77777777" w:rsidR="00BE66BE" w:rsidRPr="001F07CF" w:rsidRDefault="00BE66BE" w:rsidP="00B55BC0">
            <w:pPr>
              <w:pStyle w:val="Compact"/>
              <w:rPr>
                <w:sz w:val="22"/>
                <w:szCs w:val="22"/>
              </w:rPr>
            </w:pPr>
          </w:p>
        </w:tc>
      </w:tr>
      <w:tr w:rsidR="00BE66BE" w:rsidRPr="001F07CF" w14:paraId="3559268B"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24FAFFF0" w14:textId="77777777" w:rsidR="00BE66BE" w:rsidRPr="001F07CF" w:rsidRDefault="00BE66BE" w:rsidP="00B55BC0">
            <w:pPr>
              <w:pStyle w:val="Compact"/>
              <w:rPr>
                <w:sz w:val="22"/>
                <w:szCs w:val="22"/>
              </w:rPr>
            </w:pPr>
            <w:r w:rsidRPr="001F07CF">
              <w:rPr>
                <w:sz w:val="22"/>
                <w:szCs w:val="22"/>
              </w:rPr>
              <w:t>Recommended Practices for Levels of Artificial Intelligence Generated Content Technologies</w:t>
            </w:r>
          </w:p>
        </w:tc>
        <w:tc>
          <w:tcPr>
            <w:tcW w:w="957" w:type="dxa"/>
          </w:tcPr>
          <w:p w14:paraId="4C394D97"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4D62648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2B89F75"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FCA3FB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CFB451E"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E97707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2C2FDB2"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D8B556E"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4809FF7B"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8287B36" w14:textId="77777777" w:rsidR="00BE66BE" w:rsidRPr="001F07CF" w:rsidRDefault="00BE66BE" w:rsidP="00B55BC0">
            <w:pPr>
              <w:pStyle w:val="Compact"/>
              <w:rPr>
                <w:sz w:val="22"/>
                <w:szCs w:val="22"/>
              </w:rPr>
            </w:pPr>
            <w:r w:rsidRPr="001F07CF">
              <w:rPr>
                <w:sz w:val="22"/>
                <w:szCs w:val="22"/>
              </w:rPr>
              <w:t>CAWG Identity Assertion Specification</w:t>
            </w:r>
          </w:p>
        </w:tc>
        <w:tc>
          <w:tcPr>
            <w:tcW w:w="957" w:type="dxa"/>
          </w:tcPr>
          <w:p w14:paraId="040BA2D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4D73760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184263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5BBCC60"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09C4D07"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743CA53"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EB5C89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EDE0F9F"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48852B49"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29AFEC8" w14:textId="77777777" w:rsidR="00BE66BE" w:rsidRPr="001F07CF" w:rsidRDefault="00BE66BE" w:rsidP="00B55BC0">
            <w:pPr>
              <w:pStyle w:val="Compact"/>
              <w:rPr>
                <w:sz w:val="22"/>
                <w:szCs w:val="22"/>
              </w:rPr>
            </w:pPr>
            <w:r w:rsidRPr="001F07CF">
              <w:rPr>
                <w:sz w:val="22"/>
                <w:szCs w:val="22"/>
              </w:rPr>
              <w:t>W3C Verifiable Credentials Data Model v2.0</w:t>
            </w:r>
          </w:p>
        </w:tc>
        <w:tc>
          <w:tcPr>
            <w:tcW w:w="957" w:type="dxa"/>
          </w:tcPr>
          <w:p w14:paraId="4F2D041D"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0D03B4F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2430954"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40C9B6EE"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57B9304"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40C3D007"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31072A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90AA5BE"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6F8B3760"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7DA7160" w14:textId="77777777" w:rsidR="00BE66BE" w:rsidRPr="001F07CF" w:rsidRDefault="00BE66BE" w:rsidP="00B55BC0">
            <w:pPr>
              <w:pStyle w:val="Compact"/>
              <w:rPr>
                <w:sz w:val="22"/>
                <w:szCs w:val="22"/>
              </w:rPr>
            </w:pPr>
            <w:r w:rsidRPr="001F07CF">
              <w:rPr>
                <w:sz w:val="22"/>
                <w:szCs w:val="22"/>
              </w:rPr>
              <w:t>NIST AI 100-4: Reducing Risks Posed by Synthetic Content</w:t>
            </w:r>
          </w:p>
        </w:tc>
        <w:tc>
          <w:tcPr>
            <w:tcW w:w="957" w:type="dxa"/>
          </w:tcPr>
          <w:p w14:paraId="523C5241"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6F2C746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77AB019"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8C25B5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337E60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280CCA7"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237CCEE"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1BD8B06"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29146C43"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AD841AE" w14:textId="06D53FF6" w:rsidR="00BE66BE" w:rsidRPr="001F07CF" w:rsidRDefault="00BE66BE" w:rsidP="00B55BC0">
            <w:pPr>
              <w:pStyle w:val="Compact"/>
              <w:rPr>
                <w:sz w:val="22"/>
                <w:szCs w:val="22"/>
              </w:rPr>
            </w:pPr>
            <w:r w:rsidRPr="001F07CF">
              <w:rPr>
                <w:sz w:val="22"/>
                <w:szCs w:val="22"/>
              </w:rPr>
              <w:lastRenderedPageBreak/>
              <w:t>MPEG-21 Part 3: Digital Item Identification</w:t>
            </w:r>
          </w:p>
        </w:tc>
        <w:tc>
          <w:tcPr>
            <w:tcW w:w="957" w:type="dxa"/>
          </w:tcPr>
          <w:p w14:paraId="655C87F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9D86A04"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E67F524"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534502E"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2F4AFFA"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600FFDA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0830F30"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EEA99A1" w14:textId="77777777" w:rsidR="00BE66BE" w:rsidRPr="001F07CF" w:rsidRDefault="00BE66BE" w:rsidP="00B55BC0">
            <w:pPr>
              <w:pStyle w:val="Compact"/>
              <w:jc w:val="center"/>
              <w:rPr>
                <w:sz w:val="22"/>
                <w:szCs w:val="22"/>
              </w:rPr>
            </w:pPr>
            <w:r w:rsidRPr="001F07CF">
              <w:rPr>
                <w:sz w:val="22"/>
                <w:szCs w:val="22"/>
              </w:rPr>
              <w:t>X</w:t>
            </w:r>
          </w:p>
        </w:tc>
      </w:tr>
      <w:tr w:rsidR="009B3075" w:rsidRPr="001F07CF" w14:paraId="64527EE7"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6335E39" w14:textId="50B62577" w:rsidR="009B3075" w:rsidRPr="001F07CF" w:rsidRDefault="009B3075" w:rsidP="009B3075">
            <w:pPr>
              <w:pStyle w:val="Compact"/>
              <w:rPr>
                <w:sz w:val="22"/>
                <w:szCs w:val="22"/>
              </w:rPr>
            </w:pPr>
            <w:r w:rsidRPr="00BE6A70">
              <w:t>Cybersecurity technology—Labeling method for content generated by artificial intelligence</w:t>
            </w:r>
          </w:p>
        </w:tc>
        <w:tc>
          <w:tcPr>
            <w:tcW w:w="957" w:type="dxa"/>
          </w:tcPr>
          <w:p w14:paraId="6BB27B8F" w14:textId="76C82F0D"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BE6A70">
              <w:t>X</w:t>
            </w:r>
          </w:p>
        </w:tc>
        <w:tc>
          <w:tcPr>
            <w:cnfStyle w:val="000010000000" w:firstRow="0" w:lastRow="0" w:firstColumn="0" w:lastColumn="0" w:oddVBand="1" w:evenVBand="0" w:oddHBand="0" w:evenHBand="0" w:firstRowFirstColumn="0" w:firstRowLastColumn="0" w:lastRowFirstColumn="0" w:lastRowLastColumn="0"/>
            <w:tcW w:w="957" w:type="dxa"/>
          </w:tcPr>
          <w:p w14:paraId="393B0866" w14:textId="77777777" w:rsidR="009B3075" w:rsidRPr="001F07CF" w:rsidRDefault="009B3075" w:rsidP="009B3075">
            <w:pPr>
              <w:pStyle w:val="Compact"/>
              <w:jc w:val="center"/>
              <w:rPr>
                <w:sz w:val="22"/>
                <w:szCs w:val="22"/>
              </w:rPr>
            </w:pPr>
          </w:p>
        </w:tc>
        <w:tc>
          <w:tcPr>
            <w:tcW w:w="958" w:type="dxa"/>
          </w:tcPr>
          <w:p w14:paraId="28BDF6AA"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AACA7C9" w14:textId="78C20A58" w:rsidR="009B3075" w:rsidRPr="001F07CF" w:rsidRDefault="009B3075" w:rsidP="009B3075">
            <w:pPr>
              <w:pStyle w:val="Compact"/>
              <w:jc w:val="center"/>
              <w:rPr>
                <w:sz w:val="22"/>
                <w:szCs w:val="22"/>
              </w:rPr>
            </w:pPr>
            <w:r w:rsidRPr="00BE6A70">
              <w:t>X</w:t>
            </w:r>
          </w:p>
        </w:tc>
        <w:tc>
          <w:tcPr>
            <w:tcW w:w="958" w:type="dxa"/>
          </w:tcPr>
          <w:p w14:paraId="6CAD7D31"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6A8C353" w14:textId="4713BF24" w:rsidR="009B3075" w:rsidRPr="001F07CF" w:rsidRDefault="009B3075" w:rsidP="009B3075">
            <w:pPr>
              <w:pStyle w:val="Compact"/>
              <w:jc w:val="center"/>
              <w:rPr>
                <w:sz w:val="22"/>
                <w:szCs w:val="22"/>
              </w:rPr>
            </w:pPr>
            <w:r w:rsidRPr="00BE6A70">
              <w:t>X</w:t>
            </w:r>
          </w:p>
        </w:tc>
        <w:tc>
          <w:tcPr>
            <w:tcW w:w="958" w:type="dxa"/>
          </w:tcPr>
          <w:p w14:paraId="235A3107"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617A645" w14:textId="77777777" w:rsidR="009B3075" w:rsidRPr="001F07CF" w:rsidRDefault="009B3075" w:rsidP="009B3075">
            <w:pPr>
              <w:pStyle w:val="Compact"/>
              <w:jc w:val="center"/>
              <w:rPr>
                <w:sz w:val="22"/>
                <w:szCs w:val="22"/>
              </w:rPr>
            </w:pPr>
          </w:p>
        </w:tc>
      </w:tr>
      <w:tr w:rsidR="009B3075" w:rsidRPr="001F07CF" w14:paraId="281F74D2"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7E42B4AF" w14:textId="5B989494" w:rsidR="009B3075" w:rsidRPr="001F07CF" w:rsidRDefault="009B3075" w:rsidP="009B3075">
            <w:pPr>
              <w:pStyle w:val="Compact"/>
              <w:rPr>
                <w:sz w:val="22"/>
                <w:szCs w:val="22"/>
              </w:rPr>
            </w:pPr>
            <w:r w:rsidRPr="00BE6A70">
              <w:t>ITU-T X.2210</w:t>
            </w:r>
          </w:p>
        </w:tc>
        <w:tc>
          <w:tcPr>
            <w:tcW w:w="957" w:type="dxa"/>
          </w:tcPr>
          <w:p w14:paraId="601A8E7D"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75D9476B" w14:textId="77777777" w:rsidR="009B3075" w:rsidRPr="001F07CF" w:rsidRDefault="009B3075" w:rsidP="009B3075">
            <w:pPr>
              <w:pStyle w:val="Compact"/>
              <w:jc w:val="center"/>
              <w:rPr>
                <w:sz w:val="22"/>
                <w:szCs w:val="22"/>
              </w:rPr>
            </w:pPr>
          </w:p>
        </w:tc>
        <w:tc>
          <w:tcPr>
            <w:tcW w:w="958" w:type="dxa"/>
          </w:tcPr>
          <w:p w14:paraId="2B95D74C"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E714904" w14:textId="77777777" w:rsidR="009B3075" w:rsidRPr="001F07CF" w:rsidRDefault="009B3075" w:rsidP="009B3075">
            <w:pPr>
              <w:pStyle w:val="Compact"/>
              <w:jc w:val="center"/>
              <w:rPr>
                <w:sz w:val="22"/>
                <w:szCs w:val="22"/>
              </w:rPr>
            </w:pPr>
          </w:p>
        </w:tc>
        <w:tc>
          <w:tcPr>
            <w:tcW w:w="958" w:type="dxa"/>
          </w:tcPr>
          <w:p w14:paraId="4B0AE017"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B43B0B0" w14:textId="7C7C4757" w:rsidR="009B3075" w:rsidRPr="001F07CF" w:rsidRDefault="00DC096B" w:rsidP="009B3075">
            <w:pPr>
              <w:pStyle w:val="Compact"/>
              <w:jc w:val="center"/>
              <w:rPr>
                <w:sz w:val="22"/>
                <w:szCs w:val="22"/>
              </w:rPr>
            </w:pPr>
            <w:r>
              <w:rPr>
                <w:sz w:val="22"/>
                <w:szCs w:val="22"/>
              </w:rPr>
              <w:t>X</w:t>
            </w:r>
          </w:p>
        </w:tc>
        <w:tc>
          <w:tcPr>
            <w:tcW w:w="958" w:type="dxa"/>
          </w:tcPr>
          <w:p w14:paraId="6EDE4413"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FE67B92" w14:textId="77777777" w:rsidR="009B3075" w:rsidRPr="001F07CF" w:rsidRDefault="009B3075" w:rsidP="009B3075">
            <w:pPr>
              <w:pStyle w:val="Compact"/>
              <w:jc w:val="center"/>
              <w:rPr>
                <w:sz w:val="22"/>
                <w:szCs w:val="22"/>
              </w:rPr>
            </w:pPr>
          </w:p>
        </w:tc>
      </w:tr>
      <w:tr w:rsidR="009B3075" w:rsidRPr="001F07CF" w14:paraId="2BF5F614"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1C3260B6" w14:textId="0788DD11" w:rsidR="009B3075" w:rsidRPr="001F07CF" w:rsidRDefault="009B3075" w:rsidP="009B3075">
            <w:pPr>
              <w:pStyle w:val="Compact"/>
              <w:rPr>
                <w:sz w:val="22"/>
                <w:szCs w:val="22"/>
              </w:rPr>
            </w:pPr>
            <w:r w:rsidRPr="00BE6A70">
              <w:t>HSTP-MMAuth:</w:t>
            </w:r>
          </w:p>
        </w:tc>
        <w:tc>
          <w:tcPr>
            <w:tcW w:w="957" w:type="dxa"/>
          </w:tcPr>
          <w:p w14:paraId="53B4F325"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5FE0A1CA" w14:textId="77777777" w:rsidR="009B3075" w:rsidRPr="001F07CF" w:rsidRDefault="009B3075" w:rsidP="009B3075">
            <w:pPr>
              <w:pStyle w:val="Compact"/>
              <w:jc w:val="center"/>
              <w:rPr>
                <w:sz w:val="22"/>
                <w:szCs w:val="22"/>
              </w:rPr>
            </w:pPr>
          </w:p>
        </w:tc>
        <w:tc>
          <w:tcPr>
            <w:tcW w:w="958" w:type="dxa"/>
          </w:tcPr>
          <w:p w14:paraId="47ABA9EF"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FA310B7" w14:textId="77777777" w:rsidR="009B3075" w:rsidRPr="001F07CF" w:rsidRDefault="009B3075" w:rsidP="009B3075">
            <w:pPr>
              <w:pStyle w:val="Compact"/>
              <w:jc w:val="center"/>
              <w:rPr>
                <w:sz w:val="22"/>
                <w:szCs w:val="22"/>
              </w:rPr>
            </w:pPr>
          </w:p>
        </w:tc>
        <w:tc>
          <w:tcPr>
            <w:tcW w:w="958" w:type="dxa"/>
          </w:tcPr>
          <w:p w14:paraId="4DC4FC9E"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91C25D3" w14:textId="46C9D8EE" w:rsidR="009B3075" w:rsidRPr="001F07CF" w:rsidRDefault="00DC096B" w:rsidP="009B3075">
            <w:pPr>
              <w:pStyle w:val="Compact"/>
              <w:jc w:val="center"/>
              <w:rPr>
                <w:sz w:val="22"/>
                <w:szCs w:val="22"/>
              </w:rPr>
            </w:pPr>
            <w:r>
              <w:rPr>
                <w:sz w:val="22"/>
                <w:szCs w:val="22"/>
              </w:rPr>
              <w:t>X</w:t>
            </w:r>
          </w:p>
        </w:tc>
        <w:tc>
          <w:tcPr>
            <w:tcW w:w="958" w:type="dxa"/>
          </w:tcPr>
          <w:p w14:paraId="67E3BCC2"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6CD45A8" w14:textId="77777777" w:rsidR="009B3075" w:rsidRPr="001F07CF" w:rsidRDefault="009B3075" w:rsidP="009B3075">
            <w:pPr>
              <w:pStyle w:val="Compact"/>
              <w:jc w:val="center"/>
              <w:rPr>
                <w:sz w:val="22"/>
                <w:szCs w:val="22"/>
              </w:rPr>
            </w:pPr>
          </w:p>
        </w:tc>
      </w:tr>
    </w:tbl>
    <w:p w14:paraId="274FEDDC" w14:textId="58E3A839" w:rsidR="002F78F5" w:rsidRDefault="002F78F5" w:rsidP="00111427">
      <w:pPr>
        <w:pStyle w:val="BodyText"/>
        <w:rPr>
          <w:ins w:id="100" w:author="Leonard Rosenthol" w:date="2026-06-16T07:03:00Z" w16du:dateUtc="2026-06-16T11:03:00Z"/>
        </w:rPr>
      </w:pPr>
    </w:p>
    <w:p w14:paraId="30B9746A" w14:textId="77777777" w:rsidR="002F78F5" w:rsidRDefault="002F78F5">
      <w:pPr>
        <w:rPr>
          <w:ins w:id="101" w:author="Leonard Rosenthol" w:date="2026-06-16T07:03:00Z" w16du:dateUtc="2026-06-16T11:03:00Z"/>
        </w:rPr>
      </w:pPr>
      <w:ins w:id="102" w:author="Leonard Rosenthol" w:date="2026-06-16T07:03:00Z" w16du:dateUtc="2026-06-16T11:03:00Z">
        <w:r>
          <w:br w:type="page"/>
        </w:r>
      </w:ins>
    </w:p>
    <w:p w14:paraId="2DEF8590" w14:textId="77777777" w:rsidR="00111427" w:rsidRDefault="00111427" w:rsidP="00111427">
      <w:pPr>
        <w:pStyle w:val="BodyText"/>
      </w:pPr>
    </w:p>
    <w:p w14:paraId="00CDD45E" w14:textId="409DE7E3" w:rsidR="00342550" w:rsidRDefault="00342550" w:rsidP="00342550">
      <w:pPr>
        <w:pStyle w:val="Heading2"/>
        <w:jc w:val="center"/>
      </w:pPr>
      <w:r>
        <w:t>Annex C: Table of Summary of Identified Gaps</w:t>
      </w:r>
    </w:p>
    <w:tbl>
      <w:tblPr>
        <w:tblStyle w:val="GridTable4-Accent1"/>
        <w:tblW w:w="0" w:type="auto"/>
        <w:tblLook w:val="04A0" w:firstRow="1" w:lastRow="0" w:firstColumn="1" w:lastColumn="0" w:noHBand="0" w:noVBand="1"/>
      </w:tblPr>
      <w:tblGrid>
        <w:gridCol w:w="4320"/>
        <w:gridCol w:w="4320"/>
      </w:tblGrid>
      <w:tr w:rsidR="00342550" w14:paraId="17E4273D" w14:textId="77777777" w:rsidTr="00200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C68ED" w14:textId="77777777" w:rsidR="00342550" w:rsidRDefault="00342550" w:rsidP="003E4D57">
            <w:r>
              <w:t>Gap Category</w:t>
            </w:r>
          </w:p>
        </w:tc>
        <w:tc>
          <w:tcPr>
            <w:tcW w:w="4320" w:type="dxa"/>
          </w:tcPr>
          <w:p w14:paraId="1F1230BB" w14:textId="77777777" w:rsidR="00342550" w:rsidRDefault="00342550" w:rsidP="003E4D57">
            <w:pPr>
              <w:cnfStyle w:val="100000000000" w:firstRow="1" w:lastRow="0" w:firstColumn="0" w:lastColumn="0" w:oddVBand="0" w:evenVBand="0" w:oddHBand="0" w:evenHBand="0" w:firstRowFirstColumn="0" w:firstRowLastColumn="0" w:lastRowFirstColumn="0" w:lastRowLastColumn="0"/>
            </w:pPr>
            <w:r>
              <w:t>Primary Issues</w:t>
            </w:r>
          </w:p>
        </w:tc>
      </w:tr>
      <w:tr w:rsidR="00342550" w14:paraId="3BE1FCC5" w14:textId="77777777" w:rsidTr="00200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21692" w14:textId="77777777" w:rsidR="00342550" w:rsidRPr="0020022B" w:rsidRDefault="00342550" w:rsidP="003E4D57">
            <w:pPr>
              <w:rPr>
                <w:b w:val="0"/>
                <w:bCs w:val="0"/>
              </w:rPr>
            </w:pPr>
            <w:r w:rsidRPr="00342550">
              <w:t>Participation &amp; Governance</w:t>
            </w:r>
          </w:p>
        </w:tc>
        <w:tc>
          <w:tcPr>
            <w:tcW w:w="4320" w:type="dxa"/>
          </w:tcPr>
          <w:p w14:paraId="7EE8967C" w14:textId="77777777" w:rsidR="00342550" w:rsidRPr="00342550" w:rsidRDefault="00342550" w:rsidP="003E4D57">
            <w:pPr>
              <w:cnfStyle w:val="000000100000" w:firstRow="0" w:lastRow="0" w:firstColumn="0" w:lastColumn="0" w:oddVBand="0" w:evenVBand="0" w:oddHBand="1" w:evenHBand="0" w:firstRowFirstColumn="0" w:firstRowLastColumn="0" w:lastRowFirstColumn="0" w:lastRowLastColumn="0"/>
            </w:pPr>
            <w:r w:rsidRPr="00342550">
              <w:t>High barriers for SMEs/civil society, lack of transparency in decision-making, and insufficient inclusion of non-technical human rights perspectives.</w:t>
            </w:r>
          </w:p>
        </w:tc>
      </w:tr>
      <w:tr w:rsidR="00342550" w14:paraId="0F3A08EA" w14:textId="77777777" w:rsidTr="0020022B">
        <w:tc>
          <w:tcPr>
            <w:cnfStyle w:val="001000000000" w:firstRow="0" w:lastRow="0" w:firstColumn="1" w:lastColumn="0" w:oddVBand="0" w:evenVBand="0" w:oddHBand="0" w:evenHBand="0" w:firstRowFirstColumn="0" w:firstRowLastColumn="0" w:lastRowFirstColumn="0" w:lastRowLastColumn="0"/>
            <w:tcW w:w="4320" w:type="dxa"/>
          </w:tcPr>
          <w:p w14:paraId="67AAF6CB" w14:textId="77777777" w:rsidR="00342550" w:rsidRPr="0020022B" w:rsidRDefault="00342550" w:rsidP="003E4D57">
            <w:pPr>
              <w:rPr>
                <w:b w:val="0"/>
                <w:bCs w:val="0"/>
              </w:rPr>
            </w:pPr>
            <w:r w:rsidRPr="00342550">
              <w:t>Access &amp; Usability</w:t>
            </w:r>
          </w:p>
        </w:tc>
        <w:tc>
          <w:tcPr>
            <w:tcW w:w="4320" w:type="dxa"/>
          </w:tcPr>
          <w:p w14:paraId="24CAB2CC" w14:textId="77777777" w:rsidR="00342550" w:rsidRPr="00342550" w:rsidRDefault="00342550" w:rsidP="003E4D57">
            <w:pPr>
              <w:cnfStyle w:val="000000000000" w:firstRow="0" w:lastRow="0" w:firstColumn="0" w:lastColumn="0" w:oddVBand="0" w:evenVBand="0" w:oddHBand="0" w:evenHBand="0" w:firstRowFirstColumn="0" w:firstRowLastColumn="0" w:lastRowFirstColumn="0" w:lastRowLastColumn="0"/>
            </w:pPr>
            <w:r w:rsidRPr="00342550">
              <w:t>Paywalled documentation, standard fragmentation, IP/licensing burdens, and lack of sector-specific implementation profiles.</w:t>
            </w:r>
          </w:p>
        </w:tc>
      </w:tr>
      <w:tr w:rsidR="00342550" w14:paraId="40DFFE11" w14:textId="77777777" w:rsidTr="00200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74B374" w14:textId="77777777" w:rsidR="00342550" w:rsidRPr="0020022B" w:rsidRDefault="00342550" w:rsidP="003E4D57">
            <w:pPr>
              <w:rPr>
                <w:b w:val="0"/>
                <w:bCs w:val="0"/>
              </w:rPr>
            </w:pPr>
            <w:r w:rsidRPr="00342550">
              <w:t>Measurement &amp; Assurance</w:t>
            </w:r>
          </w:p>
        </w:tc>
        <w:tc>
          <w:tcPr>
            <w:tcW w:w="4320" w:type="dxa"/>
          </w:tcPr>
          <w:p w14:paraId="581536B1" w14:textId="77777777" w:rsidR="00342550" w:rsidRPr="00342550" w:rsidRDefault="00342550" w:rsidP="003E4D57">
            <w:pPr>
              <w:cnfStyle w:val="000000100000" w:firstRow="0" w:lastRow="0" w:firstColumn="0" w:lastColumn="0" w:oddVBand="0" w:evenVBand="0" w:oddHBand="1" w:evenHBand="0" w:firstRowFirstColumn="0" w:firstRowLastColumn="0" w:lastRowFirstColumn="0" w:lastRowLastColumn="0"/>
            </w:pPr>
            <w:r w:rsidRPr="00342550">
              <w:t>Lack of standardized performance metrics, insufficient conformance testing, and scarcity of open reference implementations.</w:t>
            </w:r>
          </w:p>
        </w:tc>
      </w:tr>
      <w:tr w:rsidR="00342550" w14:paraId="3D79021A" w14:textId="77777777" w:rsidTr="0020022B">
        <w:tc>
          <w:tcPr>
            <w:cnfStyle w:val="001000000000" w:firstRow="0" w:lastRow="0" w:firstColumn="1" w:lastColumn="0" w:oddVBand="0" w:evenVBand="0" w:oddHBand="0" w:evenHBand="0" w:firstRowFirstColumn="0" w:firstRowLastColumn="0" w:lastRowFirstColumn="0" w:lastRowLastColumn="0"/>
            <w:tcW w:w="4320" w:type="dxa"/>
          </w:tcPr>
          <w:p w14:paraId="6C229CE0" w14:textId="77777777" w:rsidR="00342550" w:rsidRPr="0020022B" w:rsidRDefault="00342550" w:rsidP="003E4D57">
            <w:pPr>
              <w:rPr>
                <w:b w:val="0"/>
                <w:bCs w:val="0"/>
              </w:rPr>
            </w:pPr>
            <w:r w:rsidRPr="00342550">
              <w:t>Technical Gaps</w:t>
            </w:r>
          </w:p>
        </w:tc>
        <w:tc>
          <w:tcPr>
            <w:tcW w:w="4320" w:type="dxa"/>
          </w:tcPr>
          <w:p w14:paraId="06E94141" w14:textId="77777777" w:rsidR="00342550" w:rsidRPr="00342550" w:rsidRDefault="00342550" w:rsidP="003E4D57">
            <w:pPr>
              <w:cnfStyle w:val="000000000000" w:firstRow="0" w:lastRow="0" w:firstColumn="0" w:lastColumn="0" w:oddVBand="0" w:evenVBand="0" w:oddHBand="0" w:evenHBand="0" w:firstRowFirstColumn="0" w:firstRowLastColumn="0" w:lastRowFirstColumn="0" w:lastRowLastColumn="0"/>
            </w:pPr>
            <w:r w:rsidRPr="00342550">
              <w:t>Weak end-to-end security, inadequate threat modeling against adaptive adversaries, and inconsistent privacy/data minimization.</w:t>
            </w:r>
          </w:p>
        </w:tc>
      </w:tr>
      <w:tr w:rsidR="00342550" w14:paraId="3DCF599B" w14:textId="77777777" w:rsidTr="00200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526EB8" w14:textId="77777777" w:rsidR="00342550" w:rsidRPr="0020022B" w:rsidRDefault="00342550" w:rsidP="003E4D57">
            <w:pPr>
              <w:rPr>
                <w:b w:val="0"/>
                <w:bCs w:val="0"/>
              </w:rPr>
            </w:pPr>
            <w:r w:rsidRPr="00342550">
              <w:t>Societal &amp; Operational</w:t>
            </w:r>
          </w:p>
        </w:tc>
        <w:tc>
          <w:tcPr>
            <w:tcW w:w="4320" w:type="dxa"/>
          </w:tcPr>
          <w:p w14:paraId="036E696E" w14:textId="77777777" w:rsidR="00342550" w:rsidRPr="00342550" w:rsidRDefault="00342550" w:rsidP="003E4D57">
            <w:pPr>
              <w:cnfStyle w:val="000000100000" w:firstRow="0" w:lastRow="0" w:firstColumn="0" w:lastColumn="0" w:oddVBand="0" w:evenVBand="0" w:oddHBand="1" w:evenHBand="0" w:firstRowFirstColumn="0" w:firstRowLastColumn="0" w:lastRowFirstColumn="0" w:lastRowLastColumn="0"/>
            </w:pPr>
            <w:r w:rsidRPr="00342550">
              <w:t>Poor integration of human rights/legal requirements and under-standardized UI/UX patterns.</w:t>
            </w:r>
          </w:p>
        </w:tc>
      </w:tr>
      <w:tr w:rsidR="00342550" w14:paraId="4112FFC7" w14:textId="77777777" w:rsidTr="0020022B">
        <w:tc>
          <w:tcPr>
            <w:cnfStyle w:val="001000000000" w:firstRow="0" w:lastRow="0" w:firstColumn="1" w:lastColumn="0" w:oddVBand="0" w:evenVBand="0" w:oddHBand="0" w:evenHBand="0" w:firstRowFirstColumn="0" w:firstRowLastColumn="0" w:lastRowFirstColumn="0" w:lastRowLastColumn="0"/>
            <w:tcW w:w="4320" w:type="dxa"/>
          </w:tcPr>
          <w:p w14:paraId="56AD756F" w14:textId="77777777" w:rsidR="00342550" w:rsidRPr="0020022B" w:rsidRDefault="00342550" w:rsidP="003E4D57">
            <w:pPr>
              <w:rPr>
                <w:b w:val="0"/>
                <w:bCs w:val="0"/>
              </w:rPr>
            </w:pPr>
            <w:r w:rsidRPr="00342550">
              <w:t>Speed &amp; Agility</w:t>
            </w:r>
          </w:p>
        </w:tc>
        <w:tc>
          <w:tcPr>
            <w:tcW w:w="4320" w:type="dxa"/>
          </w:tcPr>
          <w:p w14:paraId="577F1344" w14:textId="77777777" w:rsidR="00342550" w:rsidRPr="00342550" w:rsidRDefault="00342550" w:rsidP="003E4D57">
            <w:pPr>
              <w:cnfStyle w:val="000000000000" w:firstRow="0" w:lastRow="0" w:firstColumn="0" w:lastColumn="0" w:oddVBand="0" w:evenVBand="0" w:oddHBand="0" w:evenHBand="0" w:firstRowFirstColumn="0" w:firstRowLastColumn="0" w:lastRowFirstColumn="0" w:lastRowLastColumn="0"/>
            </w:pPr>
            <w:r w:rsidRPr="00342550">
              <w:t>Slow standardization processes compared to technology evolution and lack of experimental "sandbox" standards.</w:t>
            </w:r>
          </w:p>
        </w:tc>
      </w:tr>
    </w:tbl>
    <w:p w14:paraId="149D2B2F" w14:textId="77777777" w:rsidR="00342550" w:rsidRPr="00111427" w:rsidRDefault="00342550" w:rsidP="00111427">
      <w:pPr>
        <w:pStyle w:val="BodyText"/>
      </w:pPr>
    </w:p>
    <w:sectPr w:rsidR="00342550" w:rsidRPr="00111427">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uree, Venkatesen" w:date="2026-06-16T11:55:00Z" w:initials="MV">
    <w:p w14:paraId="29021BE2" w14:textId="77777777" w:rsidR="00066AAA" w:rsidRDefault="00066AAA" w:rsidP="00066AAA">
      <w:pPr>
        <w:pStyle w:val="CommentText"/>
      </w:pPr>
      <w:r>
        <w:rPr>
          <w:rStyle w:val="CommentReference"/>
        </w:rPr>
        <w:annotationRef/>
      </w:r>
      <w:r>
        <w:t xml:space="preserve">Needs to add information that this report is an update on the report published in 2025 and what new features it include.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021B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C26D07" w16cex:dateUtc="2026-06-16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021BE2" w16cid:durableId="10C26D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ontserrat">
    <w:panose1 w:val="00000500000000000000"/>
    <w:charset w:val="CC"/>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FCAC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2C86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94574962">
    <w:abstractNumId w:val="0"/>
  </w:num>
  <w:num w:numId="2" w16cid:durableId="1350138433">
    <w:abstractNumId w:val="1"/>
  </w:num>
  <w:num w:numId="3" w16cid:durableId="127817168">
    <w:abstractNumId w:val="1"/>
  </w:num>
  <w:num w:numId="4" w16cid:durableId="324237585">
    <w:abstractNumId w:val="1"/>
  </w:num>
  <w:num w:numId="5" w16cid:durableId="780565305">
    <w:abstractNumId w:val="1"/>
  </w:num>
  <w:num w:numId="6" w16cid:durableId="1120149403">
    <w:abstractNumId w:val="1"/>
  </w:num>
  <w:num w:numId="7" w16cid:durableId="1093353729">
    <w:abstractNumId w:val="1"/>
  </w:num>
  <w:num w:numId="8" w16cid:durableId="1680964139">
    <w:abstractNumId w:val="1"/>
  </w:num>
  <w:num w:numId="9" w16cid:durableId="1828939720">
    <w:abstractNumId w:val="1"/>
  </w:num>
  <w:num w:numId="10" w16cid:durableId="994338385">
    <w:abstractNumId w:val="1"/>
  </w:num>
  <w:num w:numId="11" w16cid:durableId="9577099">
    <w:abstractNumId w:val="1"/>
  </w:num>
  <w:num w:numId="12" w16cid:durableId="1758163234">
    <w:abstractNumId w:val="1"/>
  </w:num>
  <w:num w:numId="13" w16cid:durableId="650720776">
    <w:abstractNumId w:val="1"/>
  </w:num>
  <w:num w:numId="14" w16cid:durableId="274096154">
    <w:abstractNumId w:val="1"/>
  </w:num>
  <w:num w:numId="15" w16cid:durableId="2051953173">
    <w:abstractNumId w:val="1"/>
  </w:num>
  <w:num w:numId="16" w16cid:durableId="1261526316">
    <w:abstractNumId w:val="1"/>
  </w:num>
  <w:num w:numId="17" w16cid:durableId="1354528134">
    <w:abstractNumId w:val="1"/>
  </w:num>
  <w:num w:numId="18" w16cid:durableId="1326742080">
    <w:abstractNumId w:val="1"/>
  </w:num>
  <w:num w:numId="19" w16cid:durableId="1307398780">
    <w:abstractNumId w:val="1"/>
  </w:num>
  <w:num w:numId="20" w16cid:durableId="1013580258">
    <w:abstractNumId w:val="1"/>
  </w:num>
  <w:num w:numId="21" w16cid:durableId="2131312222">
    <w:abstractNumId w:val="1"/>
  </w:num>
  <w:num w:numId="22" w16cid:durableId="1353653724">
    <w:abstractNumId w:val="1"/>
  </w:num>
  <w:num w:numId="23" w16cid:durableId="126971132">
    <w:abstractNumId w:val="1"/>
  </w:num>
  <w:num w:numId="24" w16cid:durableId="67458384">
    <w:abstractNumId w:val="1"/>
  </w:num>
  <w:num w:numId="25" w16cid:durableId="2096702986">
    <w:abstractNumId w:val="1"/>
  </w:num>
  <w:num w:numId="26" w16cid:durableId="124589960">
    <w:abstractNumId w:val="1"/>
  </w:num>
  <w:num w:numId="27" w16cid:durableId="682130498">
    <w:abstractNumId w:val="1"/>
  </w:num>
  <w:num w:numId="28" w16cid:durableId="10348834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uree, Venkatesen">
    <w15:presenceInfo w15:providerId="None" w15:userId="Mauree, Venkatesen"/>
  </w15:person>
  <w15:person w15:author="TSB (GM)">
    <w15:presenceInfo w15:providerId="None" w15:userId="TSB (GM)"/>
  </w15:person>
  <w15:person w15:author="Leonard Rosenthol">
    <w15:presenceInfo w15:providerId="AD" w15:userId="S::lrosenth@adobe.com::702c758b-5e66-4c71-a4fc-1dbe71f42d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4BF"/>
    <w:rsid w:val="00030E5F"/>
    <w:rsid w:val="00066AAA"/>
    <w:rsid w:val="00111427"/>
    <w:rsid w:val="001460AE"/>
    <w:rsid w:val="0016725D"/>
    <w:rsid w:val="001A4EA8"/>
    <w:rsid w:val="001C74B4"/>
    <w:rsid w:val="001E13E2"/>
    <w:rsid w:val="001E3C7A"/>
    <w:rsid w:val="001F07CF"/>
    <w:rsid w:val="0020022B"/>
    <w:rsid w:val="00295228"/>
    <w:rsid w:val="002D7802"/>
    <w:rsid w:val="002F78F5"/>
    <w:rsid w:val="00301931"/>
    <w:rsid w:val="00342550"/>
    <w:rsid w:val="003512C8"/>
    <w:rsid w:val="00353DE2"/>
    <w:rsid w:val="003653B6"/>
    <w:rsid w:val="003734FF"/>
    <w:rsid w:val="00417B8C"/>
    <w:rsid w:val="004B083F"/>
    <w:rsid w:val="00676433"/>
    <w:rsid w:val="006B4641"/>
    <w:rsid w:val="00747E62"/>
    <w:rsid w:val="007A7779"/>
    <w:rsid w:val="007D3FCF"/>
    <w:rsid w:val="0080094E"/>
    <w:rsid w:val="0083337E"/>
    <w:rsid w:val="00897374"/>
    <w:rsid w:val="008C72C2"/>
    <w:rsid w:val="009A28D4"/>
    <w:rsid w:val="009B3075"/>
    <w:rsid w:val="009C461B"/>
    <w:rsid w:val="00A01DEE"/>
    <w:rsid w:val="00A168BD"/>
    <w:rsid w:val="00A43536"/>
    <w:rsid w:val="00B721C1"/>
    <w:rsid w:val="00BE351C"/>
    <w:rsid w:val="00BE66BE"/>
    <w:rsid w:val="00C3484B"/>
    <w:rsid w:val="00C40CDA"/>
    <w:rsid w:val="00C47F49"/>
    <w:rsid w:val="00D23749"/>
    <w:rsid w:val="00D26947"/>
    <w:rsid w:val="00D41545"/>
    <w:rsid w:val="00D6394E"/>
    <w:rsid w:val="00DA6865"/>
    <w:rsid w:val="00DC096B"/>
    <w:rsid w:val="00DF44BF"/>
    <w:rsid w:val="00E0270A"/>
    <w:rsid w:val="00EF5E90"/>
    <w:rsid w:val="00FA1F32"/>
    <w:rsid w:val="00FB515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38183"/>
  <w15:docId w15:val="{B6D5DEE9-3265-6B43-B808-9A2043DC1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2">
    <w:name w:val="A2"/>
    <w:uiPriority w:val="99"/>
    <w:rsid w:val="00FA1F32"/>
    <w:rPr>
      <w:rFonts w:cs="Montserrat"/>
      <w:b/>
      <w:bCs/>
      <w:color w:val="000000"/>
      <w:sz w:val="28"/>
      <w:szCs w:val="28"/>
    </w:rPr>
  </w:style>
  <w:style w:type="character" w:customStyle="1" w:styleId="BodyTextChar">
    <w:name w:val="Body Text Char"/>
    <w:basedOn w:val="DefaultParagraphFont"/>
    <w:link w:val="BodyText"/>
    <w:rsid w:val="003653B6"/>
  </w:style>
  <w:style w:type="table" w:styleId="ListTable3-Accent4">
    <w:name w:val="List Table 3 Accent 4"/>
    <w:basedOn w:val="TableNormal"/>
    <w:uiPriority w:val="48"/>
    <w:rsid w:val="00C3484B"/>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Revision">
    <w:name w:val="Revision"/>
    <w:hidden/>
    <w:rsid w:val="00342550"/>
    <w:pPr>
      <w:spacing w:after="0"/>
    </w:pPr>
  </w:style>
  <w:style w:type="table" w:styleId="TableGrid">
    <w:name w:val="Table Grid"/>
    <w:basedOn w:val="TableNormal"/>
    <w:uiPriority w:val="59"/>
    <w:rsid w:val="00342550"/>
    <w:pPr>
      <w:spacing w:after="0"/>
    </w:pPr>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42550"/>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UnresolvedMention">
    <w:name w:val="Unresolved Mention"/>
    <w:basedOn w:val="DefaultParagraphFont"/>
    <w:uiPriority w:val="99"/>
    <w:semiHidden/>
    <w:unhideWhenUsed/>
    <w:rsid w:val="007D3FCF"/>
    <w:rPr>
      <w:color w:val="605E5C"/>
      <w:shd w:val="clear" w:color="auto" w:fill="E1DFDD"/>
    </w:rPr>
  </w:style>
  <w:style w:type="character" w:styleId="FollowedHyperlink">
    <w:name w:val="FollowedHyperlink"/>
    <w:basedOn w:val="DefaultParagraphFont"/>
    <w:rsid w:val="00C40CDA"/>
    <w:rPr>
      <w:color w:val="96607D" w:themeColor="followedHyperlink"/>
      <w:u w:val="single"/>
    </w:rPr>
  </w:style>
  <w:style w:type="character" w:styleId="CommentReference">
    <w:name w:val="annotation reference"/>
    <w:basedOn w:val="DefaultParagraphFont"/>
    <w:rsid w:val="00066AAA"/>
    <w:rPr>
      <w:sz w:val="16"/>
      <w:szCs w:val="16"/>
    </w:rPr>
  </w:style>
  <w:style w:type="paragraph" w:styleId="CommentText">
    <w:name w:val="annotation text"/>
    <w:basedOn w:val="Normal"/>
    <w:link w:val="CommentTextChar"/>
    <w:rsid w:val="00066AAA"/>
    <w:rPr>
      <w:sz w:val="20"/>
      <w:szCs w:val="20"/>
    </w:rPr>
  </w:style>
  <w:style w:type="character" w:customStyle="1" w:styleId="CommentTextChar">
    <w:name w:val="Comment Text Char"/>
    <w:basedOn w:val="DefaultParagraphFont"/>
    <w:link w:val="CommentText"/>
    <w:rsid w:val="00066AAA"/>
    <w:rPr>
      <w:sz w:val="20"/>
      <w:szCs w:val="20"/>
    </w:rPr>
  </w:style>
  <w:style w:type="paragraph" w:styleId="CommentSubject">
    <w:name w:val="annotation subject"/>
    <w:basedOn w:val="CommentText"/>
    <w:next w:val="CommentText"/>
    <w:link w:val="CommentSubjectChar"/>
    <w:rsid w:val="00066AAA"/>
    <w:rPr>
      <w:b/>
      <w:bCs/>
    </w:rPr>
  </w:style>
  <w:style w:type="character" w:customStyle="1" w:styleId="CommentSubjectChar">
    <w:name w:val="Comment Subject Char"/>
    <w:basedOn w:val="CommentTextChar"/>
    <w:link w:val="CommentSubject"/>
    <w:rsid w:val="00066AA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wg.io/metadata/1.1/" TargetMode="External"/><Relationship Id="rId18" Type="http://schemas.openxmlformats.org/officeDocument/2006/relationships/hyperlink" Target="https://www.iso.org/standard/77899.html" TargetMode="External"/><Relationship Id="rId26" Type="http://schemas.openxmlformats.org/officeDocument/2006/relationships/hyperlink" Target="https://www.itu.int/itu-t/workprog/wp_item.aspx?isn=21141" TargetMode="External"/><Relationship Id="rId39" Type="http://schemas.openxmlformats.org/officeDocument/2006/relationships/hyperlink" Target="https://www.iso.org/standard/89735.html" TargetMode="External"/><Relationship Id="rId21" Type="http://schemas.openxmlformats.org/officeDocument/2006/relationships/hyperlink" Target="https://datatracker.ietf.org/doc/html/rfc9309" TargetMode="External"/><Relationship Id="rId34" Type="http://schemas.openxmlformats.org/officeDocument/2006/relationships/hyperlink" Target="https://www.iso.org/standard/73603.html" TargetMode="External"/><Relationship Id="rId42" Type="http://schemas.openxmlformats.org/officeDocument/2006/relationships/image" Target="media/image1.png"/><Relationship Id="rId47" Type="http://schemas.openxmlformats.org/officeDocument/2006/relationships/image" Target="media/image6.svg"/><Relationship Id="rId50" Type="http://schemas.openxmlformats.org/officeDocument/2006/relationships/hyperlink" Target="https://identity.foundation/" TargetMode="External"/><Relationship Id="rId55" Type="http://schemas.microsoft.com/office/2011/relationships/people" Target="people.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journallist.net/reference-document-for-trust-txt-specifications" TargetMode="External"/><Relationship Id="rId29" Type="http://schemas.openxmlformats.org/officeDocument/2006/relationships/hyperlink" Target="https://www.w3.org/community/credibility/" TargetMode="External"/><Relationship Id="rId11" Type="http://schemas.openxmlformats.org/officeDocument/2006/relationships/hyperlink" Target="https://www.iso.org/standard/89038.html" TargetMode="External"/><Relationship Id="rId24" Type="http://schemas.openxmlformats.org/officeDocument/2006/relationships/hyperlink" Target="https://www.iso.org/standard/84956.html" TargetMode="External"/><Relationship Id="rId32" Type="http://schemas.openxmlformats.org/officeDocument/2006/relationships/hyperlink" Target="https://store.accuristech.com/standards/ieee-p3152?product_id=2918804" TargetMode="External"/><Relationship Id="rId37" Type="http://schemas.openxmlformats.org/officeDocument/2006/relationships/hyperlink" Target="https://www.w3.org/TR/vc-data-model-2.0/" TargetMode="External"/><Relationship Id="rId40" Type="http://schemas.openxmlformats.org/officeDocument/2006/relationships/hyperlink" Target="https://openstd.samr.gov.cn/bzgk/std/newGbInfo?hcno=F32EA2A561F1886CD8D606513512D547" TargetMode="External"/><Relationship Id="rId45" Type="http://schemas.openxmlformats.org/officeDocument/2006/relationships/image" Target="media/image4.svg"/><Relationship Id="rId53" Type="http://schemas.openxmlformats.org/officeDocument/2006/relationships/hyperlink" Target="https://creativecommons.org/" TargetMode="External"/><Relationship Id="rId5" Type="http://schemas.openxmlformats.org/officeDocument/2006/relationships/comments" Target="comments.xml"/><Relationship Id="rId10" Type="http://schemas.openxmlformats.org/officeDocument/2006/relationships/hyperlink" Target="https://www.iso.org/standard/86831.html" TargetMode="External"/><Relationship Id="rId19" Type="http://schemas.openxmlformats.org/officeDocument/2006/relationships/hyperlink" Target="https://www.iso.org/standard/88469.html" TargetMode="External"/><Relationship Id="rId31" Type="http://schemas.openxmlformats.org/officeDocument/2006/relationships/hyperlink" Target="https://dataandtrustalliance.org/" TargetMode="External"/><Relationship Id="rId44" Type="http://schemas.openxmlformats.org/officeDocument/2006/relationships/image" Target="media/image3.png"/><Relationship Id="rId52" Type="http://schemas.openxmlformats.org/officeDocument/2006/relationships/hyperlink" Target="https://www.w3.org/TR/odrl-model/" TargetMode="External"/><Relationship Id="rId4" Type="http://schemas.openxmlformats.org/officeDocument/2006/relationships/webSettings" Target="webSettings.xml"/><Relationship Id="rId9" Type="http://schemas.openxmlformats.org/officeDocument/2006/relationships/hyperlink" Target="https://c2pa.org/specifications/specifications/2.4/specs/C2PA_Specification.html" TargetMode="External"/><Relationship Id="rId14" Type="http://schemas.openxmlformats.org/officeDocument/2006/relationships/hyperlink" Target="https://originator-profile.org/en-US/" TargetMode="External"/><Relationship Id="rId22" Type="http://schemas.openxmlformats.org/officeDocument/2006/relationships/hyperlink" Target="https://www.ietf.org/archive/id/draft-ietf-aipref-vocab-06.html" TargetMode="External"/><Relationship Id="rId27" Type="http://schemas.openxmlformats.org/officeDocument/2006/relationships/hyperlink" Target="https://www.itu.int/rec/T-REC-H.274" TargetMode="External"/><Relationship Id="rId30" Type="http://schemas.openxmlformats.org/officeDocument/2006/relationships/hyperlink" Target="https://responsibledatacollection.org/" TargetMode="External"/><Relationship Id="rId35" Type="http://schemas.openxmlformats.org/officeDocument/2006/relationships/hyperlink" Target="https://standards.ieee.org/ieee/3429/11490/" TargetMode="External"/><Relationship Id="rId43" Type="http://schemas.openxmlformats.org/officeDocument/2006/relationships/image" Target="media/image2.svg"/><Relationship Id="rId48" Type="http://schemas.openxmlformats.org/officeDocument/2006/relationships/image" Target="media/image7.png"/><Relationship Id="rId56" Type="http://schemas.openxmlformats.org/officeDocument/2006/relationships/theme" Target="theme/theme1.xml"/><Relationship Id="rId8" Type="http://schemas.microsoft.com/office/2018/08/relationships/commentsExtensible" Target="commentsExtensible.xml"/><Relationship Id="rId51" Type="http://schemas.openxmlformats.org/officeDocument/2006/relationships/hyperlink" Target="https://cawg.io/identity/1.1/" TargetMode="External"/><Relationship Id="rId3" Type="http://schemas.openxmlformats.org/officeDocument/2006/relationships/settings" Target="settings.xml"/><Relationship Id="rId12" Type="http://schemas.openxmlformats.org/officeDocument/2006/relationships/hyperlink" Target="https://www.iso.org/standard/90209.html" TargetMode="External"/><Relationship Id="rId17" Type="http://schemas.openxmlformats.org/officeDocument/2006/relationships/hyperlink" Target="https://docs.google.com/document/d/1wTFafdHa-o3OYCKmYzEJGROrpSoxXN6DNXPltzdiUzg/edit?pli=1&amp;tab=t.0" TargetMode="External"/><Relationship Id="rId25" Type="http://schemas.openxmlformats.org/officeDocument/2006/relationships/hyperlink" Target="https://standards.ieee.org/ieee/3361/11224/" TargetMode="External"/><Relationship Id="rId33" Type="http://schemas.openxmlformats.org/officeDocument/2006/relationships/hyperlink" Target="https://www.iptc.org/std/photometadata/specification/IPTC-PhotoMetadata" TargetMode="External"/><Relationship Id="rId38" Type="http://schemas.openxmlformats.org/officeDocument/2006/relationships/hyperlink" Target="https://nvlpubs.nist.gov/nistpubs/ai/NIST.AI.100-4.pdf" TargetMode="External"/><Relationship Id="rId46" Type="http://schemas.openxmlformats.org/officeDocument/2006/relationships/image" Target="media/image5.png"/><Relationship Id="rId20" Type="http://schemas.openxmlformats.org/officeDocument/2006/relationships/hyperlink" Target="https://www.w3.org/ns/tdmrep/" TargetMode="External"/><Relationship Id="rId41" Type="http://schemas.openxmlformats.org/officeDocument/2006/relationships/hyperlink" Target="https://www.itu.int/ITU-T/workprog/wp_item.aspx?isn=23647" TargetMode="External"/><Relationship Id="rId54"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hyperlink" Target="https://www.iso.org/standard/77608.html?browse=tc" TargetMode="External"/><Relationship Id="rId23" Type="http://schemas.openxmlformats.org/officeDocument/2006/relationships/hyperlink" Target="https://pub.smpte.org/pub/st2112-10/st2112-10-2020.pdf" TargetMode="External"/><Relationship Id="rId28" Type="http://schemas.openxmlformats.org/officeDocument/2006/relationships/hyperlink" Target="https://www.itu.int/ITU-T/workprog/wp_item.aspx?isn=22161" TargetMode="External"/><Relationship Id="rId36" Type="http://schemas.openxmlformats.org/officeDocument/2006/relationships/hyperlink" Target="https://cawg.io/identity/1.2/" TargetMode="External"/><Relationship Id="rId49"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5773</Words>
  <Characters>35626</Characters>
  <Application>Microsoft Office Word</Application>
  <DocSecurity>0</DocSecurity>
  <Lines>1696</Lines>
  <Paragraphs>752</Paragraphs>
  <ScaleCrop>false</ScaleCrop>
  <Company>Adobe</Company>
  <LinksUpToDate>false</LinksUpToDate>
  <CharactersWithSpaces>40647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on AI and Multimedia Authenticity Standards</dc:title>
  <dc:creator>Touradj Ebrahimi</dc:creator>
  <cp:keywords/>
  <cp:lastModifiedBy>Leonard Rosenthol</cp:lastModifiedBy>
  <cp:revision>3</cp:revision>
  <dcterms:created xsi:type="dcterms:W3CDTF">2026-06-16T11:02:00Z</dcterms:created>
  <dcterms:modified xsi:type="dcterms:W3CDTF">2026-06-16T11:03:00Z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2025-05-06</vt:lpwstr>
  </property>
  <property fmtid="{D5CDD505-2E9C-101B-9397-08002B2CF9AE}" pid="3" name="subtitle">
    <vt:lpwstr>Mapping the standardisation landscape</vt:lpwstr>
  </property>
</Properties>
</file>